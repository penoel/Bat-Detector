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44230" w14:textId="0CE2FDCA" w:rsidR="007F695E" w:rsidRDefault="00455428" w:rsidP="00455428">
      <w:pPr>
        <w:jc w:val="center"/>
        <w:outlineLvl w:val="0"/>
        <w:rPr>
          <w:sz w:val="36"/>
          <w:szCs w:val="36"/>
        </w:rPr>
      </w:pPr>
      <w:ins w:id="0" w:author="Irons, Stephen" w:date="2018-06-15T13:17:00Z">
        <w:r>
          <w:rPr>
            <w:sz w:val="36"/>
            <w:szCs w:val="36"/>
          </w:rPr>
          <w:t>Ultrasonic Ear</w:t>
        </w:r>
      </w:ins>
      <w:ins w:id="1" w:author="Irons, Stephen" w:date="2018-06-15T14:48:00Z">
        <w:r w:rsidR="00EA71A6">
          <w:rPr>
            <w:sz w:val="36"/>
            <w:szCs w:val="36"/>
          </w:rPr>
          <w:t xml:space="preserve"> with T</w:t>
        </w:r>
        <w:bookmarkStart w:id="2" w:name="_GoBack"/>
        <w:bookmarkEnd w:id="2"/>
        <w:r w:rsidR="00EA71A6">
          <w:rPr>
            <w:sz w:val="36"/>
            <w:szCs w:val="36"/>
          </w:rPr>
          <w:t>ransmitter</w:t>
        </w:r>
      </w:ins>
      <w:del w:id="3" w:author="Irons, Stephen" w:date="2018-06-15T13:17:00Z">
        <w:r w:rsidR="002249BF" w:rsidRPr="00837E62" w:rsidDel="00455428">
          <w:rPr>
            <w:sz w:val="36"/>
            <w:szCs w:val="36"/>
          </w:rPr>
          <w:delText>Bat Pendulum</w:delText>
        </w:r>
      </w:del>
    </w:p>
    <w:p w14:paraId="5C9C02CD" w14:textId="77777777" w:rsidR="00837E62" w:rsidRPr="00837E62" w:rsidRDefault="00837E62" w:rsidP="00455428">
      <w:pPr>
        <w:jc w:val="center"/>
        <w:outlineLvl w:val="0"/>
      </w:pPr>
      <w:r>
        <w:t>Paul Noel</w:t>
      </w:r>
    </w:p>
    <w:p w14:paraId="68246ABB" w14:textId="77777777" w:rsidR="002249BF" w:rsidRDefault="002249BF"/>
    <w:p w14:paraId="581F763A" w14:textId="77777777" w:rsidR="002249BF" w:rsidRPr="00FD0776" w:rsidRDefault="002249BF" w:rsidP="00455428">
      <w:pPr>
        <w:outlineLvl w:val="0"/>
        <w:rPr>
          <w:b/>
          <w:sz w:val="28"/>
          <w:szCs w:val="28"/>
          <w:rPrChange w:id="4" w:author="Irons, Stephen" w:date="2018-06-15T15:32:00Z">
            <w:rPr>
              <w:b/>
            </w:rPr>
          </w:rPrChange>
        </w:rPr>
      </w:pPr>
      <w:r w:rsidRPr="00FD0776">
        <w:rPr>
          <w:b/>
          <w:sz w:val="28"/>
          <w:szCs w:val="28"/>
          <w:rPrChange w:id="5" w:author="Irons, Stephen" w:date="2018-06-15T15:32:00Z">
            <w:rPr>
              <w:b/>
            </w:rPr>
          </w:rPrChange>
        </w:rPr>
        <w:t>Abstract</w:t>
      </w:r>
      <w:del w:id="6" w:author="Irons, Stephen" w:date="2018-06-15T15:39:00Z">
        <w:r w:rsidR="00394DB3" w:rsidRPr="00FD0776" w:rsidDel="005E165C">
          <w:rPr>
            <w:b/>
            <w:sz w:val="28"/>
            <w:szCs w:val="28"/>
            <w:rPrChange w:id="7" w:author="Irons, Stephen" w:date="2018-06-15T15:32:00Z">
              <w:rPr>
                <w:b/>
              </w:rPr>
            </w:rPrChange>
          </w:rPr>
          <w:delText>:</w:delText>
        </w:r>
      </w:del>
    </w:p>
    <w:p w14:paraId="4A07774C" w14:textId="185E0691" w:rsidR="00837E62" w:rsidRDefault="00837E62">
      <w:r>
        <w:tab/>
        <w:t xml:space="preserve">The </w:t>
      </w:r>
      <w:ins w:id="8" w:author="Irons, Stephen" w:date="2018-06-15T15:58:00Z">
        <w:r w:rsidR="005E165C">
          <w:t>U</w:t>
        </w:r>
      </w:ins>
      <w:ins w:id="9" w:author="Irons, Stephen" w:date="2018-06-15T13:17:00Z">
        <w:r w:rsidR="00455428">
          <w:t xml:space="preserve">ltrasonic </w:t>
        </w:r>
      </w:ins>
      <w:ins w:id="10" w:author="Irons, Stephen" w:date="2018-06-15T15:58:00Z">
        <w:r w:rsidR="005E165C">
          <w:t>E</w:t>
        </w:r>
      </w:ins>
      <w:ins w:id="11" w:author="Irons, Stephen" w:date="2018-06-15T13:17:00Z">
        <w:r w:rsidR="00455428">
          <w:t xml:space="preserve">ar detects and makes audible ultrasonic frequencies through the use of a heterodyne </w:t>
        </w:r>
      </w:ins>
      <w:ins w:id="12" w:author="Irons, Stephen" w:date="2018-06-15T13:20:00Z">
        <w:r w:rsidR="00455428">
          <w:t xml:space="preserve">circuit that mixes </w:t>
        </w:r>
      </w:ins>
      <w:ins w:id="13" w:author="Irons, Stephen" w:date="2018-06-15T13:21:00Z">
        <w:r w:rsidR="00455428">
          <w:t>a</w:t>
        </w:r>
      </w:ins>
      <w:ins w:id="14" w:author="Irons, Stephen" w:date="2018-06-15T13:20:00Z">
        <w:r w:rsidR="00455428">
          <w:t xml:space="preserve"> detected </w:t>
        </w:r>
      </w:ins>
      <w:ins w:id="15" w:author="Irons, Stephen" w:date="2018-06-15T13:22:00Z">
        <w:r w:rsidR="00455428">
          <w:t xml:space="preserve">acoustic </w:t>
        </w:r>
      </w:ins>
      <w:ins w:id="16" w:author="Irons, Stephen" w:date="2018-06-15T13:21:00Z">
        <w:r w:rsidR="00455428">
          <w:t xml:space="preserve">signal with a stable local oscillator that </w:t>
        </w:r>
      </w:ins>
      <w:ins w:id="17" w:author="Irons, Stephen" w:date="2018-06-15T15:42:00Z">
        <w:r w:rsidR="005E165C">
          <w:t>is subsequently</w:t>
        </w:r>
      </w:ins>
      <w:ins w:id="18" w:author="Irons, Stephen" w:date="2018-06-15T13:21:00Z">
        <w:r w:rsidR="00455428">
          <w:t xml:space="preserve"> filtered and made </w:t>
        </w:r>
      </w:ins>
      <w:ins w:id="19" w:author="Irons, Stephen" w:date="2018-06-15T13:22:00Z">
        <w:r w:rsidR="00455428">
          <w:t xml:space="preserve">audible with an ordinary speaker. </w:t>
        </w:r>
      </w:ins>
      <w:ins w:id="20" w:author="Irons, Stephen" w:date="2018-06-15T15:58:00Z">
        <w:r w:rsidR="00853CF6">
          <w:t>Similar circuits are o</w:t>
        </w:r>
      </w:ins>
      <w:ins w:id="21" w:author="Irons, Stephen" w:date="2018-06-15T13:25:00Z">
        <w:r w:rsidR="00455428">
          <w:t>ften referred to as a bat detector</w:t>
        </w:r>
      </w:ins>
      <w:ins w:id="22" w:author="Irons, Stephen" w:date="2018-06-15T15:58:00Z">
        <w:r w:rsidR="00853CF6">
          <w:t>s</w:t>
        </w:r>
      </w:ins>
      <w:ins w:id="23" w:author="Irons, Stephen" w:date="2018-06-15T13:25:00Z">
        <w:r w:rsidR="00455428">
          <w:t xml:space="preserve">, </w:t>
        </w:r>
      </w:ins>
      <w:ins w:id="24" w:author="Irons, Stephen" w:date="2018-06-15T15:58:00Z">
        <w:r w:rsidR="00853CF6">
          <w:t xml:space="preserve">though here </w:t>
        </w:r>
      </w:ins>
      <w:ins w:id="25" w:author="Irons, Stephen" w:date="2018-06-15T13:25:00Z">
        <w:r w:rsidR="00455428">
          <w:t>we have adapted it to</w:t>
        </w:r>
      </w:ins>
      <w:ins w:id="26" w:author="Irons, Stephen" w:date="2018-06-15T13:26:00Z">
        <w:r w:rsidR="00FD1CA9">
          <w:t xml:space="preserve"> a lab investigating the speed of sound through the phenomenon of the doppler effect</w:t>
        </w:r>
      </w:ins>
      <w:ins w:id="27" w:author="Irons, Stephen" w:date="2018-06-15T13:30:00Z">
        <w:r w:rsidR="00FD1CA9">
          <w:t xml:space="preserve"> in a swinging pendulum</w:t>
        </w:r>
      </w:ins>
      <w:ins w:id="28" w:author="Irons, Stephen" w:date="2018-06-15T13:26:00Z">
        <w:r w:rsidR="00FD1CA9">
          <w:t>.</w:t>
        </w:r>
      </w:ins>
      <w:ins w:id="29" w:author="Irons, Stephen" w:date="2018-06-15T13:28:00Z">
        <w:r w:rsidR="00FD1CA9">
          <w:t xml:space="preserve"> </w:t>
        </w:r>
      </w:ins>
      <w:del w:id="30" w:author="Irons, Stephen" w:date="2018-06-15T13:28:00Z">
        <w:r w:rsidDel="00FD1CA9">
          <w:delText>bat pendulum is a Doppler effect demonstration. It consists o</w:delText>
        </w:r>
        <w:r w:rsidR="00700BDD" w:rsidDel="00FD1CA9">
          <w:delText>f two parts: a transmitter and</w:delText>
        </w:r>
        <w:r w:rsidR="00E22D96" w:rsidDel="00FD1CA9">
          <w:delText xml:space="preserve"> receiver.  The t</w:delText>
        </w:r>
        <w:r w:rsidDel="00FD1CA9">
          <w:delText xml:space="preserve">ransmitter </w:delText>
        </w:r>
        <w:r w:rsidR="000166EE" w:rsidDel="00FD1CA9">
          <w:delText xml:space="preserve">outputs 40 kHz and </w:delText>
        </w:r>
        <w:r w:rsidDel="00FD1CA9">
          <w:delText>is a</w:delText>
        </w:r>
        <w:r w:rsidR="00700BDD" w:rsidDel="00FD1CA9">
          <w:delText xml:space="preserve">ffixed to the bottom of a meter </w:delText>
        </w:r>
        <w:r w:rsidR="003916FD" w:rsidDel="00FD1CA9">
          <w:delText xml:space="preserve">stick that </w:delText>
        </w:r>
        <w:r w:rsidDel="00FD1CA9">
          <w:delText>swing</w:delText>
        </w:r>
        <w:r w:rsidR="003916FD" w:rsidDel="00FD1CA9">
          <w:delText>s</w:delText>
        </w:r>
        <w:r w:rsidDel="00FD1CA9">
          <w:delText xml:space="preserve">. </w:delText>
        </w:r>
      </w:del>
      <w:del w:id="31" w:author="Irons, Stephen" w:date="2018-06-15T13:30:00Z">
        <w:r w:rsidDel="00FD1CA9">
          <w:delText xml:space="preserve">As </w:delText>
        </w:r>
      </w:del>
      <w:del w:id="32" w:author="Irons, Stephen" w:date="2018-06-15T13:29:00Z">
        <w:r w:rsidDel="00FD1CA9">
          <w:delText xml:space="preserve">the transmitter </w:delText>
        </w:r>
      </w:del>
      <w:del w:id="33" w:author="Irons, Stephen" w:date="2018-06-15T13:30:00Z">
        <w:r w:rsidR="000F77C8" w:rsidDel="00FD1CA9">
          <w:delText>swings</w:delText>
        </w:r>
        <w:r w:rsidR="00E22D96" w:rsidDel="00FD1CA9">
          <w:delText>,</w:delText>
        </w:r>
        <w:r w:rsidR="008134B5" w:rsidDel="00FD1CA9">
          <w:delText xml:space="preserve"> the receiver</w:delText>
        </w:r>
        <w:r w:rsidR="000166EE" w:rsidDel="00FD1CA9">
          <w:delText xml:space="preserve"> </w:delText>
        </w:r>
        <w:r w:rsidR="00E22D96" w:rsidDel="00FD1CA9">
          <w:delText>collects</w:delText>
        </w:r>
        <w:r w:rsidR="000166EE" w:rsidDel="00FD1CA9">
          <w:delText xml:space="preserve"> the signal and takes</w:delText>
        </w:r>
        <w:r w:rsidR="008134B5" w:rsidDel="00FD1CA9">
          <w:delText xml:space="preserve"> the difference from the received signal and a local oscillator.  </w:delText>
        </w:r>
        <w:r w:rsidR="00394DB3" w:rsidDel="00FD1CA9">
          <w:delText xml:space="preserve">This </w:delText>
        </w:r>
        <w:r w:rsidR="00E22D96" w:rsidDel="00FD1CA9">
          <w:delText>allows a noticeable audio shift</w:delText>
        </w:r>
        <w:r w:rsidR="00394DB3" w:rsidDel="00FD1CA9">
          <w:delText xml:space="preserve"> even tho</w:delText>
        </w:r>
        <w:r w:rsidR="00B56544" w:rsidDel="00FD1CA9">
          <w:delText>ugh the percent change from the</w:delText>
        </w:r>
        <w:r w:rsidR="00394DB3" w:rsidDel="00FD1CA9">
          <w:delText xml:space="preserve"> transmitted wave is small.</w:delText>
        </w:r>
      </w:del>
    </w:p>
    <w:p w14:paraId="1B786B7D" w14:textId="77777777" w:rsidR="00394DB3" w:rsidRDefault="00394DB3">
      <w:pPr>
        <w:rPr>
          <w:b/>
        </w:rPr>
      </w:pPr>
    </w:p>
    <w:p w14:paraId="75C05BD2" w14:textId="77777777" w:rsidR="002249BF" w:rsidRPr="007502E5" w:rsidRDefault="00394DB3" w:rsidP="00455428">
      <w:pPr>
        <w:outlineLvl w:val="0"/>
        <w:rPr>
          <w:b/>
          <w:sz w:val="28"/>
          <w:szCs w:val="28"/>
          <w:rPrChange w:id="34" w:author="Irons, Stephen" w:date="2018-06-15T14:13:00Z">
            <w:rPr>
              <w:b/>
            </w:rPr>
          </w:rPrChange>
        </w:rPr>
      </w:pPr>
      <w:r w:rsidRPr="007502E5">
        <w:rPr>
          <w:b/>
          <w:sz w:val="28"/>
          <w:szCs w:val="28"/>
          <w:rPrChange w:id="35" w:author="Irons, Stephen" w:date="2018-06-15T14:13:00Z">
            <w:rPr>
              <w:b/>
            </w:rPr>
          </w:rPrChange>
        </w:rPr>
        <w:t>Construction of Apparatus</w:t>
      </w:r>
      <w:del w:id="36" w:author="Irons, Stephen" w:date="2018-06-15T15:39:00Z">
        <w:r w:rsidRPr="007502E5" w:rsidDel="005E165C">
          <w:rPr>
            <w:b/>
            <w:sz w:val="28"/>
            <w:szCs w:val="28"/>
            <w:rPrChange w:id="37" w:author="Irons, Stephen" w:date="2018-06-15T14:13:00Z">
              <w:rPr>
                <w:b/>
              </w:rPr>
            </w:rPrChange>
          </w:rPr>
          <w:delText>:</w:delText>
        </w:r>
      </w:del>
    </w:p>
    <w:p w14:paraId="3EC705AA" w14:textId="1211B968" w:rsidR="0061041E" w:rsidRDefault="00E22D96" w:rsidP="00FD1CA9">
      <w:pPr>
        <w:rPr>
          <w:ins w:id="38" w:author="Irons, Stephen" w:date="2018-06-15T13:55:00Z"/>
        </w:rPr>
      </w:pPr>
      <w:r>
        <w:tab/>
      </w:r>
      <w:ins w:id="39" w:author="Irons, Stephen" w:date="2018-06-15T13:31:00Z">
        <w:r w:rsidR="00FD1CA9">
          <w:t xml:space="preserve">While the </w:t>
        </w:r>
      </w:ins>
      <w:ins w:id="40" w:author="Irons, Stephen" w:date="2018-06-15T13:32:00Z">
        <w:r w:rsidR="00FD1CA9">
          <w:t>Ultrasonic Ear</w:t>
        </w:r>
      </w:ins>
      <w:ins w:id="41" w:author="Irons, Stephen" w:date="2018-06-15T13:31:00Z">
        <w:r w:rsidR="00FD1CA9">
          <w:t xml:space="preserve"> can in principle detect any ultrasonic signal near it, we </w:t>
        </w:r>
      </w:ins>
      <w:ins w:id="42" w:author="Irons, Stephen" w:date="2018-06-15T13:32:00Z">
        <w:r w:rsidR="00FD1CA9">
          <w:t xml:space="preserve">also </w:t>
        </w:r>
      </w:ins>
      <w:ins w:id="43" w:author="Irons, Stephen" w:date="2018-06-15T13:31:00Z">
        <w:r w:rsidR="00FD1CA9">
          <w:t>provide a simple transmitter that can be attached to any number of objects or apparatus</w:t>
        </w:r>
      </w:ins>
      <w:ins w:id="44" w:author="Irons, Stephen" w:date="2018-06-15T13:34:00Z">
        <w:r w:rsidR="00FD1CA9">
          <w:t xml:space="preserve">. </w:t>
        </w:r>
      </w:ins>
      <w:del w:id="45" w:author="Irons, Stephen" w:date="2018-06-15T13:34:00Z">
        <w:r w:rsidDel="00FD1CA9">
          <w:delText>The t</w:delText>
        </w:r>
        <w:r w:rsidR="00394DB3" w:rsidDel="00FD1CA9">
          <w:delText>ransmitter</w:delText>
        </w:r>
      </w:del>
      <w:ins w:id="46" w:author="Irons, Stephen" w:date="2018-06-15T13:34:00Z">
        <w:r w:rsidR="00FD1CA9">
          <w:t>It</w:t>
        </w:r>
      </w:ins>
      <w:r w:rsidR="00394DB3">
        <w:t xml:space="preserve"> consists of a 555 timer in</w:t>
      </w:r>
      <w:ins w:id="47" w:author="Irons, Stephen" w:date="2018-06-15T13:33:00Z">
        <w:r w:rsidR="00FD1CA9">
          <w:t xml:space="preserve"> a simple</w:t>
        </w:r>
      </w:ins>
      <w:r w:rsidR="00394DB3">
        <w:t xml:space="preserve"> </w:t>
      </w:r>
      <w:proofErr w:type="spellStart"/>
      <w:r w:rsidR="00394DB3">
        <w:t>astable</w:t>
      </w:r>
      <w:proofErr w:type="spellEnd"/>
      <w:r w:rsidR="00394DB3">
        <w:t xml:space="preserve"> </w:t>
      </w:r>
      <w:del w:id="48" w:author="Irons, Stephen" w:date="2018-06-15T13:34:00Z">
        <w:r w:rsidR="00394DB3" w:rsidDel="00FD1CA9">
          <w:delText xml:space="preserve">mode </w:delText>
        </w:r>
      </w:del>
      <w:ins w:id="49" w:author="Irons, Stephen" w:date="2018-06-15T13:34:00Z">
        <w:r w:rsidR="00FD1CA9">
          <w:t xml:space="preserve">configuration </w:t>
        </w:r>
      </w:ins>
      <w:del w:id="50" w:author="Irons, Stephen" w:date="2018-06-15T13:32:00Z">
        <w:r w:rsidR="00394DB3" w:rsidDel="00FD1CA9">
          <w:delText xml:space="preserve">that is </w:delText>
        </w:r>
      </w:del>
      <w:r w:rsidR="00394DB3">
        <w:t>driving a 10</w:t>
      </w:r>
      <w:del w:id="51" w:author="Irons, Stephen" w:date="2018-06-15T15:30:00Z">
        <w:r w:rsidR="00394DB3" w:rsidDel="00632CD9">
          <w:delText xml:space="preserve"> </w:delText>
        </w:r>
      </w:del>
      <w:r w:rsidR="00394DB3">
        <w:t xml:space="preserve">mm 40 kHz transducer. </w:t>
      </w:r>
      <w:del w:id="52" w:author="Irons, Stephen" w:date="2018-06-15T13:33:00Z">
        <w:r w:rsidR="00394DB3" w:rsidDel="00FD1CA9">
          <w:delText xml:space="preserve"> </w:delText>
        </w:r>
      </w:del>
      <w:r w:rsidR="0078248C">
        <w:t xml:space="preserve">A trim pot is used to </w:t>
      </w:r>
      <w:del w:id="53" w:author="Irons, Stephen" w:date="2018-06-15T13:33:00Z">
        <w:r w:rsidR="0078248C" w:rsidDel="00FD1CA9">
          <w:delText xml:space="preserve">find </w:delText>
        </w:r>
      </w:del>
      <w:ins w:id="54" w:author="Irons, Stephen" w:date="2018-06-15T13:35:00Z">
        <w:r w:rsidR="00FD1CA9">
          <w:t xml:space="preserve">locate </w:t>
        </w:r>
      </w:ins>
      <w:r w:rsidR="0078248C">
        <w:t xml:space="preserve">the </w:t>
      </w:r>
      <w:ins w:id="55" w:author="Irons, Stephen" w:date="2018-06-15T13:35:00Z">
        <w:r w:rsidR="00FD1CA9">
          <w:t xml:space="preserve">transducer’s particular </w:t>
        </w:r>
      </w:ins>
      <w:r w:rsidR="0078248C">
        <w:t>resonance</w:t>
      </w:r>
      <w:ins w:id="56" w:author="Irons, Stephen" w:date="2018-06-15T13:35:00Z">
        <w:r w:rsidR="00FD1CA9">
          <w:t xml:space="preserve"> so as</w:t>
        </w:r>
      </w:ins>
      <w:r w:rsidR="0078248C">
        <w:t xml:space="preserve"> </w:t>
      </w:r>
      <w:ins w:id="57" w:author="Irons, Stephen" w:date="2018-06-15T13:33:00Z">
        <w:r w:rsidR="00FD1CA9">
          <w:t>to provide the largest possible output</w:t>
        </w:r>
      </w:ins>
      <w:del w:id="58" w:author="Irons, Stephen" w:date="2018-06-15T13:33:00Z">
        <w:r w:rsidR="0078248C" w:rsidDel="00FD1CA9">
          <w:delText>of the transducer</w:delText>
        </w:r>
      </w:del>
      <w:r w:rsidR="0078248C">
        <w:t xml:space="preserve">. </w:t>
      </w:r>
      <w:del w:id="59" w:author="Irons, Stephen" w:date="2018-06-15T13:36:00Z">
        <w:r w:rsidR="0078248C" w:rsidDel="00AA2C9B">
          <w:delText xml:space="preserve"> </w:delText>
        </w:r>
      </w:del>
      <w:r w:rsidR="0078248C">
        <w:t xml:space="preserve">To </w:t>
      </w:r>
      <w:del w:id="60" w:author="Irons, Stephen" w:date="2018-06-15T13:35:00Z">
        <w:r w:rsidR="0078248C" w:rsidDel="00FD1CA9">
          <w:delText xml:space="preserve">do </w:delText>
        </w:r>
      </w:del>
      <w:ins w:id="61" w:author="Irons, Stephen" w:date="2018-06-15T13:36:00Z">
        <w:r w:rsidR="00FD1CA9">
          <w:t>tune</w:t>
        </w:r>
      </w:ins>
      <w:ins w:id="62" w:author="Irons, Stephen" w:date="2018-06-15T13:42:00Z">
        <w:r w:rsidR="00AA2C9B">
          <w:t xml:space="preserve"> the transmitter</w:t>
        </w:r>
      </w:ins>
      <w:ins w:id="63" w:author="Irons, Stephen" w:date="2018-06-15T13:36:00Z">
        <w:r w:rsidR="00FD1CA9">
          <w:t>,</w:t>
        </w:r>
      </w:ins>
      <w:del w:id="64" w:author="Irons, Stephen" w:date="2018-06-15T13:36:00Z">
        <w:r w:rsidR="0078248C" w:rsidDel="00FD1CA9">
          <w:delText>this</w:delText>
        </w:r>
        <w:r w:rsidDel="00FD1CA9">
          <w:delText>,</w:delText>
        </w:r>
      </w:del>
      <w:r w:rsidR="0078248C">
        <w:t xml:space="preserve"> </w:t>
      </w:r>
      <w:del w:id="65" w:author="Irons, Stephen" w:date="2018-06-15T13:49:00Z">
        <w:r w:rsidR="0078248C" w:rsidDel="0061041E">
          <w:delText>connect one transducer</w:delText>
        </w:r>
      </w:del>
      <w:ins w:id="66" w:author="Irons, Stephen" w:date="2018-06-15T13:49:00Z">
        <w:r w:rsidR="0061041E">
          <w:t>look at the signal going to the transducer on</w:t>
        </w:r>
      </w:ins>
      <w:del w:id="67" w:author="Irons, Stephen" w:date="2018-06-15T13:50:00Z">
        <w:r w:rsidR="0078248C" w:rsidDel="0061041E">
          <w:delText xml:space="preserve"> to </w:delText>
        </w:r>
      </w:del>
      <w:ins w:id="68" w:author="Irons, Stephen" w:date="2018-06-15T13:50:00Z">
        <w:r w:rsidR="0061041E">
          <w:t xml:space="preserve"> </w:t>
        </w:r>
      </w:ins>
      <w:r w:rsidR="0078248C">
        <w:t xml:space="preserve">an oscilloscope and </w:t>
      </w:r>
      <w:del w:id="69" w:author="Irons, Stephen" w:date="2018-06-15T13:50:00Z">
        <w:r w:rsidR="0078248C" w:rsidDel="0061041E">
          <w:delText xml:space="preserve">turn </w:delText>
        </w:r>
      </w:del>
      <w:ins w:id="70" w:author="Irons, Stephen" w:date="2018-06-15T13:50:00Z">
        <w:r w:rsidR="0061041E">
          <w:t xml:space="preserve">adjust </w:t>
        </w:r>
      </w:ins>
      <w:r w:rsidR="0078248C">
        <w:t>the trim pot until a maximum</w:t>
      </w:r>
      <w:ins w:id="71" w:author="Irons, Stephen" w:date="2018-06-15T13:50:00Z">
        <w:r w:rsidR="0061041E">
          <w:t xml:space="preserve"> amplitude</w:t>
        </w:r>
      </w:ins>
      <w:r w:rsidR="0078248C">
        <w:t xml:space="preserve"> is </w:t>
      </w:r>
      <w:del w:id="72" w:author="Irons, Stephen" w:date="2018-06-15T15:43:00Z">
        <w:r w:rsidR="0078248C" w:rsidDel="005E165C">
          <w:delText xml:space="preserve">reach </w:delText>
        </w:r>
      </w:del>
      <w:ins w:id="73" w:author="Irons, Stephen" w:date="2018-06-15T15:43:00Z">
        <w:r w:rsidR="005E165C">
          <w:t>displayed</w:t>
        </w:r>
        <w:r w:rsidR="005E165C">
          <w:t xml:space="preserve"> </w:t>
        </w:r>
      </w:ins>
      <w:r w:rsidR="0078248C">
        <w:t xml:space="preserve">on the scope. </w:t>
      </w:r>
    </w:p>
    <w:p w14:paraId="45F2C747" w14:textId="5AFFDB04" w:rsidR="0061041E" w:rsidRPr="007502E5" w:rsidRDefault="0061041E" w:rsidP="007502E5">
      <w:pPr>
        <w:spacing w:before="120"/>
        <w:rPr>
          <w:ins w:id="74" w:author="Irons, Stephen" w:date="2018-06-15T13:55:00Z"/>
          <w:b/>
          <w:szCs w:val="20"/>
          <w:rPrChange w:id="75" w:author="Irons, Stephen" w:date="2018-06-15T14:13:00Z">
            <w:rPr>
              <w:ins w:id="76" w:author="Irons, Stephen" w:date="2018-06-15T13:55:00Z"/>
            </w:rPr>
          </w:rPrChange>
        </w:rPr>
        <w:pPrChange w:id="77" w:author="Irons, Stephen" w:date="2018-06-15T14:11:00Z">
          <w:pPr/>
        </w:pPrChange>
      </w:pPr>
      <w:ins w:id="78" w:author="Irons, Stephen" w:date="2018-06-15T13:55:00Z">
        <w:r w:rsidRPr="007502E5">
          <w:rPr>
            <w:b/>
            <w:szCs w:val="20"/>
            <w:rPrChange w:id="79" w:author="Irons, Stephen" w:date="2018-06-15T14:13:00Z">
              <w:rPr/>
            </w:rPrChange>
          </w:rPr>
          <w:t xml:space="preserve">PCB </w:t>
        </w:r>
      </w:ins>
      <w:ins w:id="80" w:author="Irons, Stephen" w:date="2018-06-15T14:11:00Z">
        <w:r w:rsidR="007502E5" w:rsidRPr="007502E5">
          <w:rPr>
            <w:b/>
            <w:szCs w:val="20"/>
            <w:rPrChange w:id="81" w:author="Irons, Stephen" w:date="2018-06-15T14:13:00Z">
              <w:rPr>
                <w:b/>
                <w:sz w:val="20"/>
                <w:szCs w:val="20"/>
              </w:rPr>
            </w:rPrChange>
          </w:rPr>
          <w:t xml:space="preserve">Transmitter </w:t>
        </w:r>
      </w:ins>
      <w:ins w:id="82" w:author="Irons, Stephen" w:date="2018-06-15T13:55:00Z">
        <w:r w:rsidRPr="007502E5">
          <w:rPr>
            <w:b/>
            <w:szCs w:val="20"/>
            <w:rPrChange w:id="83" w:author="Irons, Stephen" w:date="2018-06-15T14:13:00Z">
              <w:rPr/>
            </w:rPrChange>
          </w:rPr>
          <w:t>Construction</w:t>
        </w:r>
      </w:ins>
      <w:ins w:id="84" w:author="Irons, Stephen" w:date="2018-06-15T14:06:00Z">
        <w:r w:rsidR="003A422A" w:rsidRPr="007502E5">
          <w:rPr>
            <w:b/>
            <w:szCs w:val="20"/>
            <w:rPrChange w:id="85" w:author="Irons, Stephen" w:date="2018-06-15T14:13:00Z">
              <w:rPr>
                <w:b/>
                <w:sz w:val="20"/>
                <w:szCs w:val="20"/>
              </w:rPr>
            </w:rPrChange>
          </w:rPr>
          <w:t xml:space="preserve"> and assembly</w:t>
        </w:r>
      </w:ins>
    </w:p>
    <w:p w14:paraId="6F8F7714" w14:textId="430A0F12" w:rsidR="00394DB3" w:rsidRDefault="003A422A" w:rsidP="00FD1CA9">
      <w:ins w:id="86" w:author="Irons, Stephen" w:date="2018-06-15T14:05:00Z">
        <w:r>
          <w:t xml:space="preserve">The transmitter is </w:t>
        </w:r>
      </w:ins>
      <w:ins w:id="87" w:author="Irons, Stephen" w:date="2018-06-15T15:43:00Z">
        <w:r w:rsidR="005E165C">
          <w:t xml:space="preserve">driven by and </w:t>
        </w:r>
      </w:ins>
      <w:ins w:id="88" w:author="Irons, Stephen" w:date="2018-06-15T14:05:00Z">
        <w:r>
          <w:t xml:space="preserve">mounted on a custom designed </w:t>
        </w:r>
        <w:proofErr w:type="spellStart"/>
        <w:r>
          <w:t>circuitboard</w:t>
        </w:r>
        <w:proofErr w:type="spellEnd"/>
        <w:r>
          <w:t xml:space="preserve"> in the shape of a bat (of course).</w:t>
        </w:r>
      </w:ins>
      <w:del w:id="89" w:author="Irons, Stephen" w:date="2018-06-15T13:55:00Z">
        <w:r w:rsidR="0078248C" w:rsidDel="0061041E">
          <w:delText xml:space="preserve"> </w:delText>
        </w:r>
      </w:del>
      <w:r w:rsidR="0078248C">
        <w:t xml:space="preserve">The </w:t>
      </w:r>
      <w:ins w:id="90" w:author="Irons, Stephen" w:date="2018-06-15T14:06:00Z">
        <w:r>
          <w:t xml:space="preserve">emitting </w:t>
        </w:r>
      </w:ins>
      <w:r w:rsidR="0078248C">
        <w:t xml:space="preserve">transducer is </w:t>
      </w:r>
      <w:del w:id="91" w:author="Irons, Stephen" w:date="2018-06-15T14:03:00Z">
        <w:r w:rsidR="0078248C" w:rsidDel="003A422A">
          <w:delText>connect</w:delText>
        </w:r>
        <w:r w:rsidR="000F77C8" w:rsidDel="003A422A">
          <w:delText>ed</w:delText>
        </w:r>
        <w:r w:rsidR="0078248C" w:rsidDel="003A422A">
          <w:delText xml:space="preserve"> </w:delText>
        </w:r>
      </w:del>
      <w:ins w:id="92" w:author="Irons, Stephen" w:date="2018-06-15T14:03:00Z">
        <w:r>
          <w:t xml:space="preserve">secured </w:t>
        </w:r>
      </w:ins>
      <w:r w:rsidR="0078248C">
        <w:t xml:space="preserve">to the </w:t>
      </w:r>
      <w:proofErr w:type="spellStart"/>
      <w:r w:rsidR="0078248C">
        <w:t>circuit</w:t>
      </w:r>
      <w:ins w:id="93" w:author="Irons, Stephen" w:date="2018-06-15T14:04:00Z">
        <w:r>
          <w:t>board</w:t>
        </w:r>
      </w:ins>
      <w:proofErr w:type="spellEnd"/>
      <w:r w:rsidR="0078248C">
        <w:t xml:space="preserve"> </w:t>
      </w:r>
      <w:del w:id="94" w:author="Irons, Stephen" w:date="2018-06-15T14:06:00Z">
        <w:r w:rsidR="0078248C" w:rsidDel="003A422A">
          <w:delText xml:space="preserve">with </w:delText>
        </w:r>
      </w:del>
      <w:ins w:id="95" w:author="Irons, Stephen" w:date="2018-06-15T14:06:00Z">
        <w:r>
          <w:t xml:space="preserve">by </w:t>
        </w:r>
      </w:ins>
      <w:r w:rsidR="0078248C">
        <w:t>a screw terminal</w:t>
      </w:r>
      <w:del w:id="96" w:author="Irons, Stephen" w:date="2018-06-15T14:03:00Z">
        <w:r w:rsidR="0078248C" w:rsidDel="003A422A">
          <w:delText>.  This</w:delText>
        </w:r>
      </w:del>
      <w:ins w:id="97" w:author="Irons, Stephen" w:date="2018-06-15T14:03:00Z">
        <w:r>
          <w:t xml:space="preserve"> which</w:t>
        </w:r>
      </w:ins>
      <w:r w:rsidR="0078248C">
        <w:t xml:space="preserve"> allows the transducer to be at 90 degrees </w:t>
      </w:r>
      <w:del w:id="98" w:author="Irons, Stephen" w:date="2018-06-15T14:03:00Z">
        <w:r w:rsidR="0078248C" w:rsidDel="003A422A">
          <w:delText xml:space="preserve">from </w:delText>
        </w:r>
      </w:del>
      <w:ins w:id="99" w:author="Irons, Stephen" w:date="2018-06-15T14:03:00Z">
        <w:r>
          <w:t xml:space="preserve">to </w:t>
        </w:r>
      </w:ins>
      <w:r w:rsidR="0078248C">
        <w:t xml:space="preserve">the board surface. </w:t>
      </w:r>
      <w:del w:id="100" w:author="Irons, Stephen" w:date="2018-06-15T14:03:00Z">
        <w:r w:rsidR="0078248C" w:rsidDel="003A422A">
          <w:delText xml:space="preserve"> </w:delText>
        </w:r>
      </w:del>
      <w:r w:rsidR="00216ECE">
        <w:t xml:space="preserve">As with all </w:t>
      </w:r>
      <w:del w:id="101" w:author="Irons, Stephen" w:date="2018-06-15T14:04:00Z">
        <w:r w:rsidR="00216ECE" w:rsidDel="003A422A">
          <w:delText xml:space="preserve">pcb </w:delText>
        </w:r>
      </w:del>
      <w:ins w:id="102" w:author="Irons, Stephen" w:date="2018-06-15T14:04:00Z">
        <w:r>
          <w:t xml:space="preserve">PCB </w:t>
        </w:r>
      </w:ins>
      <w:r w:rsidR="00216ECE">
        <w:t>circuits</w:t>
      </w:r>
      <w:r w:rsidR="00E22D96">
        <w:t>,</w:t>
      </w:r>
      <w:r w:rsidR="00216ECE">
        <w:t xml:space="preserve"> start soldering small parts like resistors first, then </w:t>
      </w:r>
      <w:del w:id="103" w:author="Irons, Stephen" w:date="2018-06-15T14:04:00Z">
        <w:r w:rsidR="00216ECE" w:rsidDel="003A422A">
          <w:delText xml:space="preserve">do </w:delText>
        </w:r>
      </w:del>
      <w:ins w:id="104" w:author="Irons, Stephen" w:date="2018-06-15T14:04:00Z">
        <w:r>
          <w:t xml:space="preserve">move on to the </w:t>
        </w:r>
      </w:ins>
      <w:r w:rsidR="00216ECE">
        <w:t>larger parts (</w:t>
      </w:r>
      <w:ins w:id="105" w:author="Irons, Stephen" w:date="2018-06-15T14:06:00Z">
        <w:r>
          <w:t xml:space="preserve">double </w:t>
        </w:r>
      </w:ins>
      <w:r w:rsidR="00216ECE">
        <w:t xml:space="preserve">check polarity). </w:t>
      </w:r>
      <w:del w:id="106" w:author="Irons, Stephen" w:date="2018-06-15T14:04:00Z">
        <w:r w:rsidR="00216ECE" w:rsidDel="003A422A">
          <w:delText xml:space="preserve"> </w:delText>
        </w:r>
      </w:del>
      <w:r w:rsidR="0078248C">
        <w:t xml:space="preserve">The </w:t>
      </w:r>
      <w:del w:id="107" w:author="Irons, Stephen" w:date="2018-06-15T14:04:00Z">
        <w:r w:rsidR="0078248C" w:rsidDel="003A422A">
          <w:delText xml:space="preserve">pcb </w:delText>
        </w:r>
      </w:del>
      <w:ins w:id="108" w:author="Irons, Stephen" w:date="2018-06-15T14:06:00Z">
        <w:r>
          <w:t xml:space="preserve">transmitter </w:t>
        </w:r>
      </w:ins>
      <w:r w:rsidR="0078248C">
        <w:t xml:space="preserve">is designed to have two anchor points to connect </w:t>
      </w:r>
      <w:del w:id="109" w:author="Irons, Stephen" w:date="2018-06-15T14:07:00Z">
        <w:r w:rsidR="0078248C" w:rsidDel="003A422A">
          <w:delText xml:space="preserve">it </w:delText>
        </w:r>
      </w:del>
      <w:ins w:id="110" w:author="Irons, Stephen" w:date="2018-06-15T14:07:00Z">
        <w:r>
          <w:t xml:space="preserve">easily </w:t>
        </w:r>
      </w:ins>
      <w:r w:rsidR="0078248C">
        <w:t>to a meter stick</w:t>
      </w:r>
      <w:ins w:id="111" w:author="Irons, Stephen" w:date="2018-06-15T14:06:00Z">
        <w:r>
          <w:t xml:space="preserve"> </w:t>
        </w:r>
      </w:ins>
      <w:ins w:id="112" w:author="Irons, Stephen" w:date="2018-06-15T14:07:00Z">
        <w:r>
          <w:t>(</w:t>
        </w:r>
      </w:ins>
      <w:ins w:id="113" w:author="Irons, Stephen" w:date="2018-06-15T14:06:00Z">
        <w:r>
          <w:t>or any other object</w:t>
        </w:r>
      </w:ins>
      <w:ins w:id="114" w:author="Irons, Stephen" w:date="2018-06-15T14:07:00Z">
        <w:r>
          <w:t xml:space="preserve">) with </w:t>
        </w:r>
      </w:ins>
      <w:del w:id="115" w:author="Irons, Stephen" w:date="2018-06-15T14:07:00Z">
        <w:r w:rsidR="0078248C" w:rsidDel="003A422A">
          <w:delText xml:space="preserve">. </w:delText>
        </w:r>
        <w:r w:rsidR="00216ECE" w:rsidDel="003A422A">
          <w:delText xml:space="preserve">  This will allow you to connect it with </w:delText>
        </w:r>
      </w:del>
      <w:r w:rsidR="00216ECE">
        <w:t>a bolt or</w:t>
      </w:r>
      <w:del w:id="116" w:author="Irons, Stephen" w:date="2018-06-15T14:07:00Z">
        <w:r w:rsidR="00216ECE" w:rsidDel="003A422A">
          <w:delText xml:space="preserve"> a</w:delText>
        </w:r>
      </w:del>
      <w:r w:rsidR="00216ECE">
        <w:t xml:space="preserve"> zip tie. </w:t>
      </w:r>
      <w:ins w:id="117" w:author="Irons, Stephen" w:date="2018-06-15T15:35:00Z">
        <w:r w:rsidR="00FD0776">
          <w:t xml:space="preserve">When </w:t>
        </w:r>
      </w:ins>
      <w:ins w:id="118" w:author="Irons, Stephen" w:date="2018-06-15T15:36:00Z">
        <w:r w:rsidR="00FD0776">
          <w:t>mounted</w:t>
        </w:r>
      </w:ins>
      <w:ins w:id="119" w:author="Irons, Stephen" w:date="2018-06-15T15:35:00Z">
        <w:r w:rsidR="00FD0776">
          <w:t xml:space="preserve"> on a pendulum</w:t>
        </w:r>
      </w:ins>
      <w:ins w:id="120" w:author="Irons, Stephen" w:date="2018-06-15T15:36:00Z">
        <w:r w:rsidR="00FD0776">
          <w:t>,</w:t>
        </w:r>
      </w:ins>
      <w:ins w:id="121" w:author="Irons, Stephen" w:date="2018-06-15T15:35:00Z">
        <w:r w:rsidR="00FD0776">
          <w:t xml:space="preserve"> </w:t>
        </w:r>
      </w:ins>
      <w:ins w:id="122" w:author="Irons, Stephen" w:date="2018-06-15T15:36:00Z">
        <w:r w:rsidR="00FD0776">
          <w:t xml:space="preserve">you should use </w:t>
        </w:r>
      </w:ins>
      <w:ins w:id="123" w:author="Irons, Stephen" w:date="2018-06-15T14:08:00Z">
        <w:r>
          <w:t>a meter stick with predrilled hole in the end so it can be hung on a horizontally mounted pin</w:t>
        </w:r>
      </w:ins>
      <w:ins w:id="124" w:author="Irons, Stephen" w:date="2018-06-15T14:09:00Z">
        <w:r>
          <w:t xml:space="preserve"> or screw so it can swing freely</w:t>
        </w:r>
      </w:ins>
      <w:ins w:id="125" w:author="Irons, Stephen" w:date="2018-06-15T14:08:00Z">
        <w:r>
          <w:t xml:space="preserve">. </w:t>
        </w:r>
      </w:ins>
      <w:del w:id="126" w:author="Irons, Stephen" w:date="2018-06-15T14:07:00Z">
        <w:r w:rsidR="00216ECE" w:rsidDel="003A422A">
          <w:delText xml:space="preserve">  </w:delText>
        </w:r>
      </w:del>
      <w:del w:id="127" w:author="Irons, Stephen" w:date="2018-06-15T14:10:00Z">
        <w:r w:rsidR="00216ECE" w:rsidDel="003A422A">
          <w:delText xml:space="preserve">The meter stick is allowed to spin about a top </w:delText>
        </w:r>
        <w:r w:rsidR="003F451D" w:rsidDel="003A422A">
          <w:delText>hole</w:delText>
        </w:r>
        <w:r w:rsidR="00DD6C91" w:rsidDel="003A422A">
          <w:delText>.  To accomplish this</w:delText>
        </w:r>
        <w:r w:rsidR="00E22D96" w:rsidDel="003A422A">
          <w:delText>,</w:delText>
        </w:r>
        <w:r w:rsidR="00DD6C91" w:rsidDel="003A422A">
          <w:delText xml:space="preserve"> a screw is placed through the top hole of the meter stick (untightened).  The screw is then held in place by a </w:delText>
        </w:r>
        <w:r w:rsidR="003F451D" w:rsidDel="003A422A">
          <w:delText>90-degree</w:delText>
        </w:r>
        <w:r w:rsidR="00DD6C91" w:rsidDel="003A422A">
          <w:delText xml:space="preserve"> clamp on a rod.  The rod is secured with a table clamp.  This </w:delText>
        </w:r>
        <w:r w:rsidR="00D8792A" w:rsidDel="003A422A">
          <w:delText xml:space="preserve">can also be accomplished with a lab stand. </w:delText>
        </w:r>
      </w:del>
      <w:r w:rsidR="00D8792A">
        <w:t xml:space="preserve"> </w:t>
      </w:r>
      <w:ins w:id="128" w:author="Irons, Stephen" w:date="2018-06-15T14:10:00Z">
        <w:r w:rsidR="007502E5">
          <w:t>A</w:t>
        </w:r>
      </w:ins>
      <w:del w:id="129" w:author="Irons, Stephen" w:date="2018-06-15T14:10:00Z">
        <w:r w:rsidR="0078248C" w:rsidDel="007502E5">
          <w:delText>The</w:delText>
        </w:r>
      </w:del>
      <w:r w:rsidR="0078248C">
        <w:t xml:space="preserve"> schematic is </w:t>
      </w:r>
      <w:del w:id="130" w:author="Irons, Stephen" w:date="2018-06-15T14:10:00Z">
        <w:r w:rsidR="0078248C" w:rsidDel="007502E5">
          <w:delText xml:space="preserve">in </w:delText>
        </w:r>
      </w:del>
      <w:ins w:id="131" w:author="Irons, Stephen" w:date="2018-06-15T14:10:00Z">
        <w:r w:rsidR="007502E5">
          <w:t xml:space="preserve">shown in </w:t>
        </w:r>
      </w:ins>
      <w:r w:rsidR="0078248C">
        <w:t>the appendix,</w:t>
      </w:r>
      <w:r w:rsidR="00216ECE">
        <w:t xml:space="preserve"> and the </w:t>
      </w:r>
      <w:ins w:id="132" w:author="Irons, Stephen" w:date="2018-06-15T14:10:00Z">
        <w:r w:rsidR="007502E5">
          <w:t xml:space="preserve">PCB </w:t>
        </w:r>
      </w:ins>
      <w:r w:rsidR="00216ECE">
        <w:t xml:space="preserve">board files are on </w:t>
      </w:r>
      <w:proofErr w:type="spellStart"/>
      <w:r w:rsidR="0078248C">
        <w:t>github</w:t>
      </w:r>
      <w:proofErr w:type="spellEnd"/>
      <w:r w:rsidR="006D2453">
        <w:t xml:space="preserve"> (</w:t>
      </w:r>
      <w:hyperlink r:id="rId5" w:history="1">
        <w:r w:rsidR="006D2453" w:rsidRPr="006D2453">
          <w:rPr>
            <w:rStyle w:val="Hyperlink"/>
          </w:rPr>
          <w:t>https://github.com/penoel/Bat-Detector</w:t>
        </w:r>
      </w:hyperlink>
      <w:r w:rsidR="006D2453">
        <w:t>).</w:t>
      </w:r>
    </w:p>
    <w:p w14:paraId="460C0BAC" w14:textId="212FB983" w:rsidR="003A422A" w:rsidRPr="007502E5" w:rsidRDefault="007502E5" w:rsidP="007502E5">
      <w:pPr>
        <w:spacing w:before="120"/>
        <w:rPr>
          <w:ins w:id="133" w:author="Irons, Stephen" w:date="2018-06-15T14:04:00Z"/>
          <w:b/>
          <w:rPrChange w:id="134" w:author="Irons, Stephen" w:date="2018-06-15T14:13:00Z">
            <w:rPr>
              <w:ins w:id="135" w:author="Irons, Stephen" w:date="2018-06-15T14:04:00Z"/>
            </w:rPr>
          </w:rPrChange>
        </w:rPr>
        <w:pPrChange w:id="136" w:author="Irons, Stephen" w:date="2018-06-15T14:13:00Z">
          <w:pPr/>
        </w:pPrChange>
      </w:pPr>
      <w:ins w:id="137" w:author="Irons, Stephen" w:date="2018-06-15T14:11:00Z">
        <w:r w:rsidRPr="007502E5">
          <w:rPr>
            <w:b/>
            <w:rPrChange w:id="138" w:author="Irons, Stephen" w:date="2018-06-15T14:13:00Z">
              <w:rPr/>
            </w:rPrChange>
          </w:rPr>
          <w:t xml:space="preserve">PCB Heterodyne Receiver </w:t>
        </w:r>
      </w:ins>
      <w:ins w:id="139" w:author="Irons, Stephen" w:date="2018-06-15T14:26:00Z">
        <w:r w:rsidR="00FB5710">
          <w:rPr>
            <w:b/>
          </w:rPr>
          <w:t>Operation</w:t>
        </w:r>
      </w:ins>
    </w:p>
    <w:p w14:paraId="5D786D26" w14:textId="77777777" w:rsidR="007502E5" w:rsidRDefault="006D0767">
      <w:pPr>
        <w:rPr>
          <w:ins w:id="140" w:author="Irons, Stephen" w:date="2018-06-15T14:14:00Z"/>
        </w:rPr>
      </w:pPr>
      <w:r>
        <w:tab/>
        <w:t>The heterodyn</w:t>
      </w:r>
      <w:r w:rsidR="00D4690F">
        <w:t>e receiver consist</w:t>
      </w:r>
      <w:r w:rsidR="00E22D96">
        <w:t>s</w:t>
      </w:r>
      <w:r w:rsidR="00BA1588">
        <w:t xml:space="preserve"> of 7 </w:t>
      </w:r>
      <w:del w:id="141" w:author="Irons, Stephen" w:date="2018-06-15T14:12:00Z">
        <w:r w:rsidR="00BA1588" w:rsidDel="007502E5">
          <w:delText>parts</w:delText>
        </w:r>
      </w:del>
      <w:ins w:id="142" w:author="Irons, Stephen" w:date="2018-06-15T14:12:00Z">
        <w:r w:rsidR="007502E5">
          <w:t>modules</w:t>
        </w:r>
      </w:ins>
      <w:r w:rsidR="00BA1588">
        <w:t xml:space="preserve">: </w:t>
      </w:r>
      <w:del w:id="143" w:author="Irons, Stephen" w:date="2018-06-15T14:12:00Z">
        <w:r w:rsidR="00BA1588" w:rsidDel="007502E5">
          <w:delText>preamp</w:delText>
        </w:r>
      </w:del>
      <w:ins w:id="144" w:author="Irons, Stephen" w:date="2018-06-15T14:12:00Z">
        <w:r w:rsidR="007502E5">
          <w:t>pre-amp</w:t>
        </w:r>
      </w:ins>
      <w:r w:rsidR="00BA1588">
        <w:t>, op amp, diode mixer, local oscillator, low pass filter, audio a</w:t>
      </w:r>
      <w:r w:rsidR="00D4690F">
        <w:t>mp</w:t>
      </w:r>
      <w:ins w:id="145" w:author="Irons, Stephen" w:date="2018-06-15T14:12:00Z">
        <w:r w:rsidR="007502E5">
          <w:t>lifier</w:t>
        </w:r>
      </w:ins>
      <w:r w:rsidR="00D4690F">
        <w:t xml:space="preserve">, </w:t>
      </w:r>
      <w:r w:rsidR="00E22D96">
        <w:t>and</w:t>
      </w:r>
      <w:r w:rsidR="00BA1588">
        <w:t xml:space="preserve"> s</w:t>
      </w:r>
      <w:r w:rsidR="00E22D96">
        <w:t>peaker (see F</w:t>
      </w:r>
      <w:r w:rsidR="009C15B5">
        <w:t>ig. 1).</w:t>
      </w:r>
    </w:p>
    <w:p w14:paraId="159D941B" w14:textId="77777777" w:rsidR="007502E5" w:rsidRDefault="009C15B5" w:rsidP="007502E5">
      <w:pPr>
        <w:pStyle w:val="ListParagraph"/>
        <w:numPr>
          <w:ilvl w:val="0"/>
          <w:numId w:val="4"/>
        </w:numPr>
        <w:rPr>
          <w:ins w:id="146" w:author="Irons, Stephen" w:date="2018-06-15T14:19:00Z"/>
        </w:rPr>
        <w:pPrChange w:id="147" w:author="Irons, Stephen" w:date="2018-06-15T14:14:00Z">
          <w:pPr/>
        </w:pPrChange>
      </w:pPr>
      <w:del w:id="148" w:author="Irons, Stephen" w:date="2018-06-15T14:14:00Z">
        <w:r w:rsidDel="007502E5">
          <w:delText xml:space="preserve">  </w:delText>
        </w:r>
      </w:del>
      <w:r>
        <w:t xml:space="preserve">The </w:t>
      </w:r>
      <w:r w:rsidR="00BA1588">
        <w:t>p</w:t>
      </w:r>
      <w:r>
        <w:t xml:space="preserve">reamp amplifies the signal and </w:t>
      </w:r>
      <w:del w:id="149" w:author="Irons, Stephen" w:date="2018-06-15T14:14:00Z">
        <w:r w:rsidDel="007502E5">
          <w:delText xml:space="preserve">uses </w:delText>
        </w:r>
      </w:del>
      <w:ins w:id="150" w:author="Irons, Stephen" w:date="2018-06-15T14:14:00Z">
        <w:r w:rsidR="007502E5">
          <w:t>using</w:t>
        </w:r>
      </w:ins>
      <w:del w:id="151" w:author="Irons, Stephen" w:date="2018-06-15T14:14:00Z">
        <w:r w:rsidDel="007502E5">
          <w:delText>a</w:delText>
        </w:r>
      </w:del>
      <w:ins w:id="152" w:author="Irons, Stephen" w:date="2018-06-15T14:14:00Z">
        <w:r w:rsidR="007502E5">
          <w:t xml:space="preserve"> the popular</w:t>
        </w:r>
      </w:ins>
      <w:r>
        <w:t xml:space="preserve"> </w:t>
      </w:r>
      <w:r w:rsidR="001A06C9">
        <w:t>2n3904</w:t>
      </w:r>
      <w:ins w:id="153" w:author="Irons, Stephen" w:date="2018-06-15T14:14:00Z">
        <w:r w:rsidR="007502E5">
          <w:t xml:space="preserve"> transistor</w:t>
        </w:r>
      </w:ins>
      <w:r w:rsidR="001A06C9">
        <w:t xml:space="preserve"> in a common emitter configuration</w:t>
      </w:r>
      <w:r>
        <w:t>.</w:t>
      </w:r>
    </w:p>
    <w:p w14:paraId="3BDC7399" w14:textId="77777777" w:rsidR="00FB5710" w:rsidRDefault="009C15B5" w:rsidP="007502E5">
      <w:pPr>
        <w:pStyle w:val="ListParagraph"/>
        <w:numPr>
          <w:ilvl w:val="0"/>
          <w:numId w:val="4"/>
        </w:numPr>
        <w:rPr>
          <w:ins w:id="154" w:author="Irons, Stephen" w:date="2018-06-15T14:21:00Z"/>
        </w:rPr>
        <w:pPrChange w:id="155" w:author="Irons, Stephen" w:date="2018-06-15T14:14:00Z">
          <w:pPr/>
        </w:pPrChange>
      </w:pPr>
      <w:del w:id="156" w:author="Irons, Stephen" w:date="2018-06-15T14:19:00Z">
        <w:r w:rsidDel="007502E5">
          <w:delText xml:space="preserve">  </w:delText>
        </w:r>
      </w:del>
      <w:r>
        <w:t xml:space="preserve">The </w:t>
      </w:r>
      <w:ins w:id="157" w:author="Irons, Stephen" w:date="2018-06-15T14:19:00Z">
        <w:r w:rsidR="007502E5">
          <w:t>O</w:t>
        </w:r>
      </w:ins>
      <w:del w:id="158" w:author="Irons, Stephen" w:date="2018-06-15T14:19:00Z">
        <w:r w:rsidDel="007502E5">
          <w:delText>o</w:delText>
        </w:r>
      </w:del>
      <w:r>
        <w:t>p</w:t>
      </w:r>
      <w:ins w:id="159" w:author="Irons, Stephen" w:date="2018-06-15T14:19:00Z">
        <w:r w:rsidR="007502E5">
          <w:t>-</w:t>
        </w:r>
      </w:ins>
      <w:del w:id="160" w:author="Irons, Stephen" w:date="2018-06-15T14:19:00Z">
        <w:r w:rsidDel="007502E5">
          <w:delText xml:space="preserve"> </w:delText>
        </w:r>
      </w:del>
      <w:r>
        <w:t xml:space="preserve">amp further amplifies the signal using </w:t>
      </w:r>
      <w:del w:id="161" w:author="Irons, Stephen" w:date="2018-06-15T14:19:00Z">
        <w:r w:rsidDel="007502E5">
          <w:delText xml:space="preserve">a </w:delText>
        </w:r>
      </w:del>
      <w:ins w:id="162" w:author="Irons, Stephen" w:date="2018-06-15T14:19:00Z">
        <w:r w:rsidR="007502E5">
          <w:t>the LM</w:t>
        </w:r>
      </w:ins>
      <w:del w:id="163" w:author="Irons, Stephen" w:date="2018-06-15T14:19:00Z">
        <w:r w:rsidDel="007502E5">
          <w:delText>lm</w:delText>
        </w:r>
      </w:del>
      <w:r>
        <w:t>358</w:t>
      </w:r>
      <w:del w:id="164" w:author="Irons, Stephen" w:date="2018-06-15T14:19:00Z">
        <w:r w:rsidDel="007502E5">
          <w:delText xml:space="preserve">.  </w:delText>
        </w:r>
        <w:r w:rsidR="00FE5C63" w:rsidDel="007502E5">
          <w:delText xml:space="preserve">The lm358 </w:delText>
        </w:r>
      </w:del>
      <w:ins w:id="165" w:author="Irons, Stephen" w:date="2018-06-15T14:19:00Z">
        <w:r w:rsidR="00FB5710">
          <w:t xml:space="preserve"> which can operate from a single </w:t>
        </w:r>
      </w:ins>
      <w:ins w:id="166" w:author="Irons, Stephen" w:date="2018-06-15T14:20:00Z">
        <w:r w:rsidR="00FB5710">
          <w:t xml:space="preserve">supply and is commonly </w:t>
        </w:r>
      </w:ins>
      <w:del w:id="167" w:author="Irons, Stephen" w:date="2018-06-15T14:20:00Z">
        <w:r w:rsidR="00FE5C63" w:rsidDel="00FB5710">
          <w:delText xml:space="preserve">was chosen </w:delText>
        </w:r>
      </w:del>
      <w:ins w:id="168" w:author="Irons, Stephen" w:date="2018-06-15T14:21:00Z">
        <w:r w:rsidR="00FB5710">
          <w:t>available</w:t>
        </w:r>
      </w:ins>
      <w:del w:id="169" w:author="Irons, Stephen" w:date="2018-06-15T14:19:00Z">
        <w:r w:rsidR="00FE5C63" w:rsidDel="007502E5">
          <w:delText>t</w:delText>
        </w:r>
        <w:r w:rsidR="00E22D96" w:rsidDel="007502E5">
          <w:delText>o al</w:delText>
        </w:r>
      </w:del>
      <w:del w:id="170" w:author="Irons, Stephen" w:date="2018-06-15T14:21:00Z">
        <w:r w:rsidR="00E22D96" w:rsidDel="00FB5710">
          <w:delText xml:space="preserve">low for single supply power and </w:delText>
        </w:r>
        <w:r w:rsidR="00FE5C63" w:rsidDel="00FB5710">
          <w:delText>is also a readily available part</w:delText>
        </w:r>
      </w:del>
      <w:r w:rsidR="00FE5C63">
        <w:t>.</w:t>
      </w:r>
    </w:p>
    <w:p w14:paraId="768454F1" w14:textId="77777777" w:rsidR="00FB5710" w:rsidRDefault="00FE5C63" w:rsidP="00FB5710">
      <w:pPr>
        <w:pStyle w:val="ListParagraph"/>
        <w:numPr>
          <w:ilvl w:val="0"/>
          <w:numId w:val="4"/>
        </w:numPr>
        <w:rPr>
          <w:ins w:id="171" w:author="Irons, Stephen" w:date="2018-06-15T14:23:00Z"/>
        </w:rPr>
        <w:pPrChange w:id="172" w:author="Irons, Stephen" w:date="2018-06-15T14:22:00Z">
          <w:pPr/>
        </w:pPrChange>
      </w:pPr>
      <w:del w:id="173" w:author="Irons, Stephen" w:date="2018-06-15T14:21:00Z">
        <w:r w:rsidDel="00FB5710">
          <w:delText xml:space="preserve">  </w:delText>
        </w:r>
      </w:del>
      <w:r w:rsidR="009C15B5">
        <w:t xml:space="preserve">The local oscillator </w:t>
      </w:r>
      <w:ins w:id="174" w:author="Irons, Stephen" w:date="2018-06-15T14:21:00Z">
        <w:r w:rsidR="00FB5710">
          <w:t xml:space="preserve">module again </w:t>
        </w:r>
      </w:ins>
      <w:r w:rsidR="009C15B5">
        <w:t xml:space="preserve">uses the </w:t>
      </w:r>
      <w:del w:id="175" w:author="Irons, Stephen" w:date="2018-06-15T14:21:00Z">
        <w:r w:rsidR="009C15B5" w:rsidDel="00FB5710">
          <w:delText xml:space="preserve">same astable mode </w:delText>
        </w:r>
      </w:del>
      <w:r w:rsidR="003F451D">
        <w:t>555-timer</w:t>
      </w:r>
      <w:ins w:id="176" w:author="Irons, Stephen" w:date="2018-06-15T14:21:00Z">
        <w:r w:rsidR="00FB5710">
          <w:t xml:space="preserve"> in </w:t>
        </w:r>
        <w:proofErr w:type="spellStart"/>
        <w:r w:rsidR="00FB5710">
          <w:t>astable</w:t>
        </w:r>
        <w:proofErr w:type="spellEnd"/>
        <w:r w:rsidR="00FB5710">
          <w:t xml:space="preserve"> mode</w:t>
        </w:r>
      </w:ins>
      <w:del w:id="177" w:author="Irons, Stephen" w:date="2018-06-15T14:21:00Z">
        <w:r w:rsidR="009C15B5" w:rsidDel="00FB5710">
          <w:delText xml:space="preserve"> circuit as the transmitter</w:delText>
        </w:r>
      </w:del>
      <w:r w:rsidR="009C15B5">
        <w:t>.</w:t>
      </w:r>
      <w:ins w:id="178" w:author="Irons, Stephen" w:date="2018-06-15T14:22:00Z">
        <w:r w:rsidR="00FB5710">
          <w:t xml:space="preserve"> </w:t>
        </w:r>
      </w:ins>
      <w:del w:id="179" w:author="Irons, Stephen" w:date="2018-06-15T14:22:00Z">
        <w:r w:rsidR="009C15B5" w:rsidDel="00FB5710">
          <w:delText xml:space="preserve">  </w:delText>
        </w:r>
      </w:del>
      <w:r>
        <w:t xml:space="preserve">The tuning pot on </w:t>
      </w:r>
      <w:ins w:id="180" w:author="Irons, Stephen" w:date="2018-06-15T14:22:00Z">
        <w:r w:rsidR="00FB5710">
          <w:t xml:space="preserve">the </w:t>
        </w:r>
      </w:ins>
      <w:r>
        <w:t>local oscillato</w:t>
      </w:r>
      <w:r w:rsidR="00E22D96">
        <w:t xml:space="preserve">r </w:t>
      </w:r>
      <w:del w:id="181" w:author="Irons, Stephen" w:date="2018-06-15T14:22:00Z">
        <w:r w:rsidR="00E22D96" w:rsidDel="00FB5710">
          <w:delText xml:space="preserve">will </w:delText>
        </w:r>
      </w:del>
      <w:r w:rsidR="00E22D96">
        <w:t>allow</w:t>
      </w:r>
      <w:ins w:id="182" w:author="Irons, Stephen" w:date="2018-06-15T14:22:00Z">
        <w:r w:rsidR="00FB5710">
          <w:t>s the user to adjust</w:t>
        </w:r>
      </w:ins>
      <w:r w:rsidR="00E22D96">
        <w:t xml:space="preserve"> the</w:t>
      </w:r>
      <w:ins w:id="183" w:author="Irons, Stephen" w:date="2018-06-15T14:22:00Z">
        <w:r w:rsidR="00FB5710">
          <w:t xml:space="preserve"> ultimate output frequency of the speaker.</w:t>
        </w:r>
      </w:ins>
    </w:p>
    <w:p w14:paraId="27CB1AAD" w14:textId="3F13E42C" w:rsidR="00FB5710" w:rsidRDefault="00E22D96" w:rsidP="00FB5710">
      <w:pPr>
        <w:pStyle w:val="ListParagraph"/>
        <w:numPr>
          <w:ilvl w:val="0"/>
          <w:numId w:val="4"/>
        </w:numPr>
        <w:rPr>
          <w:ins w:id="184" w:author="Irons, Stephen" w:date="2018-06-15T14:23:00Z"/>
        </w:rPr>
        <w:pPrChange w:id="185" w:author="Irons, Stephen" w:date="2018-06-15T14:22:00Z">
          <w:pPr/>
        </w:pPrChange>
      </w:pPr>
      <w:del w:id="186" w:author="Irons, Stephen" w:date="2018-06-15T14:22:00Z">
        <w:r w:rsidDel="00FB5710">
          <w:delText xml:space="preserve"> frequency to</w:delText>
        </w:r>
        <w:r w:rsidR="00FE5C63" w:rsidDel="00FB5710">
          <w:delText xml:space="preserve"> </w:delText>
        </w:r>
        <w:r w:rsidR="003F451D" w:rsidDel="00FB5710">
          <w:delText>change, which</w:delText>
        </w:r>
        <w:r w:rsidR="00FE5C63" w:rsidDel="00FB5710">
          <w:delText xml:space="preserve"> will alter the output frequency of the speaker.  </w:delText>
        </w:r>
      </w:del>
      <w:r w:rsidR="009C15B5">
        <w:t xml:space="preserve">The diode mixer takes the local oscillator signal and adds it to the amplified </w:t>
      </w:r>
      <w:del w:id="187" w:author="Irons, Stephen" w:date="2018-06-15T14:23:00Z">
        <w:r w:rsidR="009C15B5" w:rsidDel="00FB5710">
          <w:delText xml:space="preserve">received </w:delText>
        </w:r>
      </w:del>
      <w:ins w:id="188" w:author="Irons, Stephen" w:date="2018-06-15T14:23:00Z">
        <w:r w:rsidR="00FB5710">
          <w:t xml:space="preserve">input </w:t>
        </w:r>
      </w:ins>
      <w:r w:rsidR="009C15B5">
        <w:t xml:space="preserve">signal.  </w:t>
      </w:r>
      <w:r w:rsidR="00FE5C63">
        <w:t>It is an unbalanced mixer that does n</w:t>
      </w:r>
      <w:r>
        <w:t>ot require a special diode, only</w:t>
      </w:r>
      <w:r w:rsidR="00FE5C63">
        <w:t xml:space="preserve"> a </w:t>
      </w:r>
      <w:ins w:id="189" w:author="Irons, Stephen" w:date="2018-06-15T15:41:00Z">
        <w:r w:rsidR="005E165C">
          <w:t xml:space="preserve">standard </w:t>
        </w:r>
      </w:ins>
      <w:r w:rsidR="00FE5C63">
        <w:t>1N4007.</w:t>
      </w:r>
    </w:p>
    <w:p w14:paraId="05473B9B" w14:textId="01C2388E" w:rsidR="00FB5710" w:rsidRDefault="00FE5C63" w:rsidP="00FB5710">
      <w:pPr>
        <w:pStyle w:val="ListParagraph"/>
        <w:numPr>
          <w:ilvl w:val="0"/>
          <w:numId w:val="4"/>
        </w:numPr>
        <w:rPr>
          <w:ins w:id="190" w:author="Irons, Stephen" w:date="2018-06-15T14:24:00Z"/>
        </w:rPr>
        <w:pPrChange w:id="191" w:author="Irons, Stephen" w:date="2018-06-15T14:22:00Z">
          <w:pPr/>
        </w:pPrChange>
      </w:pPr>
      <w:del w:id="192" w:author="Irons, Stephen" w:date="2018-06-15T14:23:00Z">
        <w:r w:rsidDel="00FB5710">
          <w:lastRenderedPageBreak/>
          <w:delText xml:space="preserve">  </w:delText>
        </w:r>
      </w:del>
      <w:r w:rsidR="009C15B5">
        <w:t xml:space="preserve">The </w:t>
      </w:r>
      <w:del w:id="193" w:author="Irons, Stephen" w:date="2018-06-15T15:41:00Z">
        <w:r w:rsidR="009C15B5" w:rsidDel="005E165C">
          <w:delText xml:space="preserve">low </w:delText>
        </w:r>
      </w:del>
      <w:ins w:id="194" w:author="Irons, Stephen" w:date="2018-06-15T15:41:00Z">
        <w:r w:rsidR="005E165C">
          <w:t>low</w:t>
        </w:r>
        <w:r w:rsidR="005E165C">
          <w:t>-</w:t>
        </w:r>
      </w:ins>
      <w:r w:rsidR="009C15B5">
        <w:t xml:space="preserve">pass filter </w:t>
      </w:r>
      <w:del w:id="195" w:author="Irons, Stephen" w:date="2018-06-15T14:23:00Z">
        <w:r w:rsidR="009C15B5" w:rsidDel="00FB5710">
          <w:delText xml:space="preserve">allows </w:delText>
        </w:r>
      </w:del>
      <w:ins w:id="196" w:author="Irons, Stephen" w:date="2018-06-15T14:23:00Z">
        <w:r w:rsidR="00FB5710">
          <w:t xml:space="preserve">eliminates everything except </w:t>
        </w:r>
      </w:ins>
      <w:del w:id="197" w:author="Irons, Stephen" w:date="2018-06-15T14:24:00Z">
        <w:r w:rsidR="009C15B5" w:rsidDel="00FB5710">
          <w:delText>just</w:delText>
        </w:r>
      </w:del>
      <w:del w:id="198" w:author="Irons, Stephen" w:date="2018-06-15T15:29:00Z">
        <w:r w:rsidR="009C15B5" w:rsidDel="00632CD9">
          <w:delText xml:space="preserve"> </w:delText>
        </w:r>
      </w:del>
      <w:r w:rsidR="009C15B5">
        <w:t>the beat frequency (</w:t>
      </w:r>
      <w:ins w:id="199" w:author="Irons, Stephen" w:date="2018-06-15T14:24:00Z">
        <w:r w:rsidR="00FB5710">
          <w:t xml:space="preserve">the </w:t>
        </w:r>
      </w:ins>
      <w:r w:rsidR="009C15B5">
        <w:t xml:space="preserve">difference </w:t>
      </w:r>
      <w:del w:id="200" w:author="Irons, Stephen" w:date="2018-06-15T14:24:00Z">
        <w:r w:rsidR="009C15B5" w:rsidDel="00FB5710">
          <w:delText xml:space="preserve">from </w:delText>
        </w:r>
      </w:del>
      <w:ins w:id="201" w:author="Irons, Stephen" w:date="2018-06-15T14:24:00Z">
        <w:r w:rsidR="00FB5710">
          <w:t xml:space="preserve">between </w:t>
        </w:r>
      </w:ins>
      <w:r w:rsidR="009C15B5">
        <w:t>the local oscillator and received signal</w:t>
      </w:r>
      <w:ins w:id="202" w:author="Irons, Stephen" w:date="2018-06-15T14:24:00Z">
        <w:r w:rsidR="00FB5710">
          <w:t xml:space="preserve"> frequencies</w:t>
        </w:r>
      </w:ins>
      <w:del w:id="203" w:author="Irons, Stephen" w:date="2018-06-15T15:29:00Z">
        <w:r w:rsidR="009C15B5" w:rsidDel="00632CD9">
          <w:delText>) to pass</w:delText>
        </w:r>
      </w:del>
      <w:r w:rsidR="009C15B5">
        <w:t>.</w:t>
      </w:r>
    </w:p>
    <w:p w14:paraId="7AC6A481" w14:textId="253A291D" w:rsidR="00FB5710" w:rsidRDefault="009C15B5" w:rsidP="00FB5710">
      <w:pPr>
        <w:pStyle w:val="ListParagraph"/>
        <w:numPr>
          <w:ilvl w:val="0"/>
          <w:numId w:val="4"/>
        </w:numPr>
        <w:rPr>
          <w:ins w:id="204" w:author="Irons, Stephen" w:date="2018-06-15T14:25:00Z"/>
        </w:rPr>
        <w:pPrChange w:id="205" w:author="Irons, Stephen" w:date="2018-06-15T14:22:00Z">
          <w:pPr/>
        </w:pPrChange>
      </w:pPr>
      <w:del w:id="206" w:author="Irons, Stephen" w:date="2018-06-15T14:24:00Z">
        <w:r w:rsidDel="00FB5710">
          <w:delText xml:space="preserve">  </w:delText>
        </w:r>
      </w:del>
      <w:r>
        <w:t xml:space="preserve">The audio amplifier </w:t>
      </w:r>
      <w:ins w:id="207" w:author="Irons, Stephen" w:date="2018-06-15T15:41:00Z">
        <w:r w:rsidR="005E165C">
          <w:t>(</w:t>
        </w:r>
      </w:ins>
      <w:ins w:id="208" w:author="Irons, Stephen" w:date="2018-06-15T14:24:00Z">
        <w:r w:rsidR="00FB5710">
          <w:t>LM</w:t>
        </w:r>
      </w:ins>
      <w:del w:id="209" w:author="Irons, Stephen" w:date="2018-06-15T14:24:00Z">
        <w:r w:rsidDel="00FB5710">
          <w:delText>lm</w:delText>
        </w:r>
      </w:del>
      <w:r>
        <w:t>386</w:t>
      </w:r>
      <w:ins w:id="210" w:author="Irons, Stephen" w:date="2018-06-15T15:41:00Z">
        <w:r w:rsidR="005E165C">
          <w:t>)</w:t>
        </w:r>
      </w:ins>
      <w:r>
        <w:t xml:space="preserve"> amplifies </w:t>
      </w:r>
      <w:del w:id="211" w:author="Irons, Stephen" w:date="2018-06-15T15:41:00Z">
        <w:r w:rsidDel="005E165C">
          <w:delText xml:space="preserve">the </w:delText>
        </w:r>
      </w:del>
      <w:ins w:id="212" w:author="Irons, Stephen" w:date="2018-06-15T15:41:00Z">
        <w:r w:rsidR="005E165C">
          <w:t>this</w:t>
        </w:r>
        <w:r w:rsidR="005E165C">
          <w:t xml:space="preserve"> </w:t>
        </w:r>
      </w:ins>
      <w:r>
        <w:t>sig</w:t>
      </w:r>
      <w:r w:rsidR="00592778">
        <w:t xml:space="preserve">nal </w:t>
      </w:r>
      <w:del w:id="213" w:author="Irons, Stephen" w:date="2018-06-15T14:24:00Z">
        <w:r w:rsidR="00592778" w:rsidDel="00FB5710">
          <w:delText xml:space="preserve">enough </w:delText>
        </w:r>
      </w:del>
      <w:ins w:id="214" w:author="Irons, Stephen" w:date="2018-06-15T14:24:00Z">
        <w:r w:rsidR="00FB5710">
          <w:t>so it can</w:t>
        </w:r>
      </w:ins>
      <w:del w:id="215" w:author="Irons, Stephen" w:date="2018-06-15T14:25:00Z">
        <w:r w:rsidR="00592778" w:rsidDel="00FB5710">
          <w:delText>to</w:delText>
        </w:r>
      </w:del>
      <w:r w:rsidR="00592778">
        <w:t xml:space="preserve"> drive a spea</w:t>
      </w:r>
      <w:r w:rsidR="00E22D96">
        <w:t>ker without the need for a push-</w:t>
      </w:r>
      <w:r w:rsidR="00592778">
        <w:t>pull amplifier.</w:t>
      </w:r>
    </w:p>
    <w:p w14:paraId="178E5AD9" w14:textId="77777777" w:rsidR="00FB5710" w:rsidRDefault="00592778" w:rsidP="00FB5710">
      <w:pPr>
        <w:pStyle w:val="ListParagraph"/>
        <w:numPr>
          <w:ilvl w:val="0"/>
          <w:numId w:val="4"/>
        </w:numPr>
        <w:rPr>
          <w:ins w:id="216" w:author="Irons, Stephen" w:date="2018-06-15T14:25:00Z"/>
        </w:rPr>
        <w:pPrChange w:id="217" w:author="Irons, Stephen" w:date="2018-06-15T14:22:00Z">
          <w:pPr/>
        </w:pPrChange>
      </w:pPr>
      <w:del w:id="218" w:author="Irons, Stephen" w:date="2018-06-15T14:25:00Z">
        <w:r w:rsidDel="00FB5710">
          <w:delText xml:space="preserve">  </w:delText>
        </w:r>
      </w:del>
      <w:r w:rsidR="009C15B5">
        <w:t>The speaker outputs the beat frequency</w:t>
      </w:r>
      <w:ins w:id="219" w:author="Irons, Stephen" w:date="2018-06-15T14:25:00Z">
        <w:r w:rsidR="00FB5710">
          <w:t xml:space="preserve"> which will fluctuate based on the fluctuations in the received signal</w:t>
        </w:r>
      </w:ins>
      <w:r w:rsidR="009C15B5">
        <w:t>.</w:t>
      </w:r>
    </w:p>
    <w:p w14:paraId="1A657AB3" w14:textId="77777777" w:rsidR="00FB5710" w:rsidRDefault="00FB5710" w:rsidP="00FB5710">
      <w:pPr>
        <w:ind w:left="360"/>
        <w:rPr>
          <w:ins w:id="220" w:author="Irons, Stephen" w:date="2018-06-15T14:25:00Z"/>
        </w:rPr>
        <w:pPrChange w:id="221" w:author="Irons, Stephen" w:date="2018-06-15T14:25:00Z">
          <w:pPr/>
        </w:pPrChange>
      </w:pPr>
    </w:p>
    <w:p w14:paraId="3E80D087" w14:textId="32E554C7" w:rsidR="00FB5710" w:rsidRDefault="00FB5710" w:rsidP="00FB5710">
      <w:pPr>
        <w:ind w:left="360"/>
        <w:rPr>
          <w:ins w:id="222" w:author="Irons, Stephen" w:date="2018-06-15T14:25:00Z"/>
        </w:rPr>
        <w:pPrChange w:id="223" w:author="Irons, Stephen" w:date="2018-06-15T14:25:00Z">
          <w:pPr/>
        </w:pPrChange>
      </w:pPr>
      <w:ins w:id="224" w:author="Irons, Stephen" w:date="2018-06-15T14:26:00Z">
        <w:r>
          <w:t xml:space="preserve">As with the transmitter, take care in soldering in the components. </w:t>
        </w:r>
      </w:ins>
      <w:del w:id="225" w:author="Irons, Stephen" w:date="2018-06-15T14:25:00Z">
        <w:r w:rsidR="00FE5C63" w:rsidDel="00FB5710">
          <w:delText xml:space="preserve">  </w:delText>
        </w:r>
      </w:del>
      <w:r w:rsidR="00FE5C63">
        <w:t>The schematic is in the appendix</w:t>
      </w:r>
      <w:r w:rsidR="00E22D96">
        <w:t>,</w:t>
      </w:r>
      <w:r w:rsidR="00FE5C63">
        <w:t xml:space="preserve"> and the board files are on the </w:t>
      </w:r>
      <w:proofErr w:type="spellStart"/>
      <w:r w:rsidR="00FE5C63">
        <w:t>github</w:t>
      </w:r>
      <w:proofErr w:type="spellEnd"/>
      <w:ins w:id="226" w:author="Irons, Stephen" w:date="2018-06-15T15:42:00Z">
        <w:r w:rsidR="005E165C">
          <w:t xml:space="preserve"> site</w:t>
        </w:r>
      </w:ins>
      <w:r w:rsidR="00FE5C63">
        <w:t>.</w:t>
      </w:r>
    </w:p>
    <w:p w14:paraId="1B073AF9" w14:textId="77777777" w:rsidR="00FB5710" w:rsidRDefault="00FB5710" w:rsidP="00FB5710">
      <w:pPr>
        <w:ind w:left="360"/>
        <w:rPr>
          <w:ins w:id="227" w:author="Irons, Stephen" w:date="2018-06-15T14:25:00Z"/>
        </w:rPr>
        <w:pPrChange w:id="228" w:author="Irons, Stephen" w:date="2018-06-15T14:25:00Z">
          <w:pPr/>
        </w:pPrChange>
      </w:pPr>
    </w:p>
    <w:p w14:paraId="6DD83AC4" w14:textId="6ECC8F4D" w:rsidR="00216ECE" w:rsidRDefault="00FE5C63" w:rsidP="00FB5710">
      <w:pPr>
        <w:ind w:left="360"/>
        <w:pPrChange w:id="229" w:author="Irons, Stephen" w:date="2018-06-15T14:25:00Z">
          <w:pPr/>
        </w:pPrChange>
      </w:pPr>
      <w:del w:id="230" w:author="Irons, Stephen" w:date="2018-06-15T14:25:00Z">
        <w:r w:rsidDel="00FB5710">
          <w:delText xml:space="preserve">  </w:delText>
        </w:r>
      </w:del>
    </w:p>
    <w:p w14:paraId="1B535ED3" w14:textId="77777777" w:rsidR="006D0767" w:rsidRDefault="006D0767" w:rsidP="001577A1">
      <w:pPr>
        <w:jc w:val="center"/>
      </w:pPr>
      <w:r>
        <w:rPr>
          <w:noProof/>
        </w:rPr>
        <w:drawing>
          <wp:inline distT="0" distB="0" distL="0" distR="0" wp14:anchorId="30ED86B6" wp14:editId="20EC9EFD">
            <wp:extent cx="3584121" cy="36186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diagram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5311" cy="361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9499" w14:textId="77777777" w:rsidR="009C15B5" w:rsidRPr="00FE5C63" w:rsidRDefault="009C15B5" w:rsidP="00455428">
      <w:pPr>
        <w:outlineLvl w:val="0"/>
        <w:rPr>
          <w:sz w:val="20"/>
          <w:szCs w:val="20"/>
        </w:rPr>
      </w:pPr>
      <w:r w:rsidRPr="00FE5C63">
        <w:rPr>
          <w:sz w:val="20"/>
          <w:szCs w:val="20"/>
        </w:rPr>
        <w:t>Figure. 1 Block diagram of the bat detector receiver</w:t>
      </w:r>
    </w:p>
    <w:p w14:paraId="3576AA84" w14:textId="77777777" w:rsidR="00394DB3" w:rsidRDefault="00394DB3">
      <w:pPr>
        <w:rPr>
          <w:b/>
        </w:rPr>
      </w:pPr>
    </w:p>
    <w:p w14:paraId="24786A3D" w14:textId="3713950D" w:rsidR="00394DB3" w:rsidRPr="00FD0776" w:rsidRDefault="00394DB3" w:rsidP="00455428">
      <w:pPr>
        <w:outlineLvl w:val="0"/>
        <w:rPr>
          <w:b/>
          <w:sz w:val="28"/>
          <w:szCs w:val="28"/>
          <w:rPrChange w:id="231" w:author="Irons, Stephen" w:date="2018-06-15T15:32:00Z">
            <w:rPr>
              <w:b/>
            </w:rPr>
          </w:rPrChange>
        </w:rPr>
      </w:pPr>
      <w:r w:rsidRPr="00FD0776">
        <w:rPr>
          <w:b/>
          <w:sz w:val="28"/>
          <w:szCs w:val="28"/>
          <w:rPrChange w:id="232" w:author="Irons, Stephen" w:date="2018-06-15T15:32:00Z">
            <w:rPr>
              <w:b/>
            </w:rPr>
          </w:rPrChange>
        </w:rPr>
        <w:t>Use</w:t>
      </w:r>
      <w:ins w:id="233" w:author="Irons, Stephen" w:date="2018-06-15T14:29:00Z">
        <w:r w:rsidR="00FB5710" w:rsidRPr="00FD0776">
          <w:rPr>
            <w:b/>
            <w:sz w:val="28"/>
            <w:szCs w:val="28"/>
            <w:rPrChange w:id="234" w:author="Irons, Stephen" w:date="2018-06-15T15:32:00Z">
              <w:rPr>
                <w:b/>
              </w:rPr>
            </w:rPrChange>
          </w:rPr>
          <w:t>s</w:t>
        </w:r>
      </w:ins>
      <w:del w:id="235" w:author="Irons, Stephen" w:date="2018-06-15T15:39:00Z">
        <w:r w:rsidRPr="00FD0776" w:rsidDel="005E165C">
          <w:rPr>
            <w:b/>
            <w:sz w:val="28"/>
            <w:szCs w:val="28"/>
            <w:rPrChange w:id="236" w:author="Irons, Stephen" w:date="2018-06-15T15:32:00Z">
              <w:rPr>
                <w:b/>
              </w:rPr>
            </w:rPrChange>
          </w:rPr>
          <w:delText>:</w:delText>
        </w:r>
      </w:del>
    </w:p>
    <w:p w14:paraId="2F33D98D" w14:textId="169EF4EC" w:rsidR="00EA71A6" w:rsidRDefault="00EA71A6">
      <w:pPr>
        <w:rPr>
          <w:ins w:id="237" w:author="Irons, Stephen" w:date="2018-06-15T14:44:00Z"/>
        </w:rPr>
      </w:pPr>
      <w:ins w:id="238" w:author="Irons, Stephen" w:date="2018-06-15T14:44:00Z">
        <w:r w:rsidRPr="00EA71A6">
          <w:rPr>
            <w:b/>
            <w:rPrChange w:id="239" w:author="Irons, Stephen" w:date="2018-06-15T14:47:00Z">
              <w:rPr/>
            </w:rPrChange>
          </w:rPr>
          <w:t xml:space="preserve">Student </w:t>
        </w:r>
      </w:ins>
      <w:ins w:id="240" w:author="Irons, Stephen" w:date="2018-06-15T14:48:00Z">
        <w:r>
          <w:rPr>
            <w:b/>
          </w:rPr>
          <w:t xml:space="preserve">Physics </w:t>
        </w:r>
      </w:ins>
      <w:ins w:id="241" w:author="Irons, Stephen" w:date="2018-06-15T14:44:00Z">
        <w:r w:rsidRPr="00EA71A6">
          <w:rPr>
            <w:b/>
            <w:rPrChange w:id="242" w:author="Irons, Stephen" w:date="2018-06-15T14:47:00Z">
              <w:rPr/>
            </w:rPrChange>
          </w:rPr>
          <w:t>Laboratory</w:t>
        </w:r>
        <w:r>
          <w:t xml:space="preserve"> – </w:t>
        </w:r>
      </w:ins>
      <w:del w:id="243" w:author="Irons, Stephen" w:date="2018-06-15T14:44:00Z">
        <w:r w:rsidR="00CF14F6" w:rsidDel="00EA71A6">
          <w:tab/>
        </w:r>
      </w:del>
      <w:r w:rsidR="00CF14F6">
        <w:t xml:space="preserve">At </w:t>
      </w:r>
      <w:del w:id="244" w:author="Irons, Stephen" w:date="2018-06-15T14:29:00Z">
        <w:r w:rsidR="00CF14F6" w:rsidDel="00FB5710">
          <w:delText>Yale</w:delText>
        </w:r>
      </w:del>
      <w:ins w:id="245" w:author="Irons, Stephen" w:date="2018-06-15T14:29:00Z">
        <w:r w:rsidR="00FB5710">
          <w:t>our institution</w:t>
        </w:r>
      </w:ins>
      <w:r w:rsidR="00E22D96">
        <w:t>,</w:t>
      </w:r>
      <w:r w:rsidR="00CF14F6">
        <w:t xml:space="preserve"> we have a </w:t>
      </w:r>
      <w:r w:rsidR="00E22D96">
        <w:t>speed of sound lab</w:t>
      </w:r>
      <w:r w:rsidR="002A4D95">
        <w:t xml:space="preserve"> </w:t>
      </w:r>
      <w:del w:id="246" w:author="Irons, Stephen" w:date="2018-06-15T14:30:00Z">
        <w:r w:rsidR="002A4D95" w:rsidDel="00FB5710">
          <w:delText xml:space="preserve">where </w:delText>
        </w:r>
      </w:del>
      <w:ins w:id="247" w:author="Irons, Stephen" w:date="2018-06-15T14:30:00Z">
        <w:r w:rsidR="00FB5710">
          <w:t xml:space="preserve">in which </w:t>
        </w:r>
      </w:ins>
      <w:r w:rsidR="002A4D95">
        <w:t xml:space="preserve">students use an ultrasonic transmitter on a pendulum </w:t>
      </w:r>
      <w:del w:id="248" w:author="Irons, Stephen" w:date="2018-06-15T15:22:00Z">
        <w:r w:rsidR="002A4D95" w:rsidDel="00A760DB">
          <w:delText xml:space="preserve">and </w:delText>
        </w:r>
      </w:del>
      <w:ins w:id="249" w:author="Irons, Stephen" w:date="2018-06-15T15:22:00Z">
        <w:r w:rsidR="00A760DB">
          <w:t>to</w:t>
        </w:r>
        <w:r w:rsidR="00A760DB">
          <w:t xml:space="preserve"> </w:t>
        </w:r>
      </w:ins>
      <w:del w:id="250" w:author="Irons, Stephen" w:date="2018-06-15T14:30:00Z">
        <w:r w:rsidR="002A4D95" w:rsidDel="00FB5710">
          <w:delText>look at</w:delText>
        </w:r>
      </w:del>
      <w:ins w:id="251" w:author="Irons, Stephen" w:date="2018-06-15T14:30:00Z">
        <w:r w:rsidR="00FB5710">
          <w:t>measure</w:t>
        </w:r>
      </w:ins>
      <w:r w:rsidR="002A4D95">
        <w:t xml:space="preserve"> the Doppler shift </w:t>
      </w:r>
      <w:ins w:id="252" w:author="Irons, Stephen" w:date="2018-06-15T14:31:00Z">
        <w:r w:rsidR="00FB5710">
          <w:t>with a</w:t>
        </w:r>
      </w:ins>
      <w:ins w:id="253" w:author="Irons, Stephen" w:date="2018-06-15T15:22:00Z">
        <w:r w:rsidR="00A760DB">
          <w:t>n</w:t>
        </w:r>
      </w:ins>
      <w:ins w:id="254" w:author="Irons, Stephen" w:date="2018-06-15T14:31:00Z">
        <w:r w:rsidR="00FB5710">
          <w:t xml:space="preserve"> arbitrary waveform generator</w:t>
        </w:r>
      </w:ins>
      <w:ins w:id="255" w:author="Irons, Stephen" w:date="2018-06-15T14:43:00Z">
        <w:r w:rsidR="006837C7">
          <w:t xml:space="preserve">. From these data they </w:t>
        </w:r>
      </w:ins>
      <w:del w:id="256" w:author="Irons, Stephen" w:date="2018-06-15T14:43:00Z">
        <w:r w:rsidR="002A4D95" w:rsidDel="006837C7">
          <w:delText xml:space="preserve">to </w:delText>
        </w:r>
      </w:del>
      <w:del w:id="257" w:author="Irons, Stephen" w:date="2018-06-15T14:30:00Z">
        <w:r w:rsidR="002A4D95" w:rsidDel="00FB5710">
          <w:delText xml:space="preserve">measure </w:delText>
        </w:r>
      </w:del>
      <w:ins w:id="258" w:author="Irons, Stephen" w:date="2018-06-15T14:30:00Z">
        <w:r w:rsidR="00FB5710">
          <w:t xml:space="preserve">calculate </w:t>
        </w:r>
      </w:ins>
      <w:r w:rsidR="002A4D95">
        <w:t>the speed of sound.</w:t>
      </w:r>
      <w:del w:id="259" w:author="Irons, Stephen" w:date="2018-06-15T14:30:00Z">
        <w:r w:rsidR="002A4D95" w:rsidDel="00FB5710">
          <w:delText xml:space="preserve"> </w:delText>
        </w:r>
      </w:del>
      <w:r w:rsidR="002A4D95">
        <w:t xml:space="preserve"> </w:t>
      </w:r>
      <w:ins w:id="260" w:author="Irons, Stephen" w:date="2018-06-15T14:43:00Z">
        <w:r w:rsidR="006837C7">
          <w:t>The Ultrasonic Ear allows students to hear the d</w:t>
        </w:r>
        <w:r>
          <w:t>oppler effect as well</w:t>
        </w:r>
      </w:ins>
      <w:ins w:id="261" w:author="Irons, Stephen" w:date="2018-06-15T14:44:00Z">
        <w:r>
          <w:t>.</w:t>
        </w:r>
      </w:ins>
    </w:p>
    <w:p w14:paraId="5CE153CD" w14:textId="77777777" w:rsidR="00EA71A6" w:rsidRDefault="00EA71A6">
      <w:pPr>
        <w:rPr>
          <w:ins w:id="262" w:author="Irons, Stephen" w:date="2018-06-15T14:44:00Z"/>
        </w:rPr>
      </w:pPr>
    </w:p>
    <w:p w14:paraId="6530D57F" w14:textId="7D610C76" w:rsidR="00EA71A6" w:rsidRDefault="00EA71A6">
      <w:pPr>
        <w:rPr>
          <w:ins w:id="263" w:author="Irons, Stephen" w:date="2018-06-15T15:00:00Z"/>
        </w:rPr>
      </w:pPr>
      <w:ins w:id="264" w:author="Irons, Stephen" w:date="2018-06-15T14:44:00Z">
        <w:r w:rsidRPr="00EA71A6">
          <w:rPr>
            <w:b/>
            <w:rPrChange w:id="265" w:author="Irons, Stephen" w:date="2018-06-15T14:48:00Z">
              <w:rPr/>
            </w:rPrChange>
          </w:rPr>
          <w:t>Demonstration</w:t>
        </w:r>
        <w:r>
          <w:t xml:space="preserve"> </w:t>
        </w:r>
      </w:ins>
      <w:ins w:id="266" w:author="Irons, Stephen" w:date="2018-06-15T14:45:00Z">
        <w:r>
          <w:t>–</w:t>
        </w:r>
      </w:ins>
      <w:ins w:id="267" w:author="Irons, Stephen" w:date="2018-06-15T14:44:00Z">
        <w:r>
          <w:t xml:space="preserve"> </w:t>
        </w:r>
      </w:ins>
      <w:del w:id="268" w:author="Irons, Stephen" w:date="2018-06-15T14:30:00Z">
        <w:r w:rsidR="002A4D95" w:rsidDel="00FB5710">
          <w:delText>During a recent equipment upgrade</w:delText>
        </w:r>
        <w:r w:rsidR="00E22D96" w:rsidDel="00FB5710">
          <w:delText>,</w:delText>
        </w:r>
        <w:r w:rsidR="002A4D95" w:rsidDel="00FB5710">
          <w:delText xml:space="preserve"> we</w:delText>
        </w:r>
      </w:del>
      <w:ins w:id="269" w:author="Irons, Stephen" w:date="2018-06-15T14:45:00Z">
        <w:r>
          <w:t xml:space="preserve">This is a powerful </w:t>
        </w:r>
      </w:ins>
      <w:ins w:id="270" w:author="Irons, Stephen" w:date="2018-06-15T15:27:00Z">
        <w:r w:rsidR="00A760DB">
          <w:t xml:space="preserve">alternative </w:t>
        </w:r>
      </w:ins>
      <w:ins w:id="271" w:author="Irons, Stephen" w:date="2018-06-15T14:45:00Z">
        <w:r>
          <w:t xml:space="preserve">illustration of the </w:t>
        </w:r>
      </w:ins>
      <w:ins w:id="272" w:author="Irons, Stephen" w:date="2018-06-15T14:49:00Z">
        <w:r>
          <w:t>D</w:t>
        </w:r>
      </w:ins>
      <w:ins w:id="273" w:author="Irons, Stephen" w:date="2018-06-15T14:45:00Z">
        <w:r>
          <w:t>oppler effect</w:t>
        </w:r>
      </w:ins>
      <w:ins w:id="274" w:author="Irons, Stephen" w:date="2018-06-15T14:47:00Z">
        <w:r>
          <w:t>. In contrast to the</w:t>
        </w:r>
      </w:ins>
      <w:ins w:id="275" w:author="Irons, Stephen" w:date="2018-06-15T15:27:00Z">
        <w:r w:rsidR="00A760DB">
          <w:t xml:space="preserve"> ubiquitous</w:t>
        </w:r>
      </w:ins>
      <w:ins w:id="276" w:author="Irons, Stephen" w:date="2018-06-15T14:47:00Z">
        <w:r>
          <w:t xml:space="preserve"> </w:t>
        </w:r>
      </w:ins>
      <w:ins w:id="277" w:author="Irons, Stephen" w:date="2018-06-15T15:28:00Z">
        <w:r w:rsidR="00A760DB">
          <w:t xml:space="preserve">(and annoying) </w:t>
        </w:r>
      </w:ins>
      <w:ins w:id="278" w:author="Irons, Stephen" w:date="2018-06-15T14:47:00Z">
        <w:r>
          <w:t>spinning buzzer. The Ultrasonic Ear and Transmitter can be used to</w:t>
        </w:r>
      </w:ins>
      <w:ins w:id="279" w:author="Irons, Stephen" w:date="2018-06-15T14:45:00Z">
        <w:r>
          <w:t xml:space="preserve"> very clearly</w:t>
        </w:r>
      </w:ins>
      <w:ins w:id="280" w:author="Irons, Stephen" w:date="2018-06-15T15:28:00Z">
        <w:r w:rsidR="00A760DB">
          <w:t xml:space="preserve"> (and pleasantly)</w:t>
        </w:r>
      </w:ins>
      <w:ins w:id="281" w:author="Irons, Stephen" w:date="2018-06-15T14:45:00Z">
        <w:r>
          <w:t xml:space="preserve"> shows how the frequency shifts up when the source and receiver are moving toward each other and downward when they are moving away. </w:t>
        </w:r>
      </w:ins>
      <w:ins w:id="282" w:author="Irons, Stephen" w:date="2018-06-15T14:57:00Z">
        <w:r w:rsidR="00146C75">
          <w:t xml:space="preserve">If one mounts the transmitter at the end of </w:t>
        </w:r>
        <w:r w:rsidR="00146C75">
          <w:lastRenderedPageBreak/>
          <w:t>a pendulum</w:t>
        </w:r>
      </w:ins>
      <w:ins w:id="283" w:author="Irons, Stephen" w:date="2018-06-15T14:59:00Z">
        <w:r w:rsidR="00146C75">
          <w:t xml:space="preserve"> (of varying length)</w:t>
        </w:r>
      </w:ins>
      <w:ins w:id="284" w:author="Irons, Stephen" w:date="2018-06-15T14:57:00Z">
        <w:r w:rsidR="00146C75">
          <w:t xml:space="preserve"> and places the receiver facing it (as shown in Fig. 2), students can measure the period audibly</w:t>
        </w:r>
      </w:ins>
      <w:ins w:id="285" w:author="Irons, Stephen" w:date="2018-06-15T14:58:00Z">
        <w:r w:rsidR="00146C75">
          <w:t>, allowing visually impaired students to</w:t>
        </w:r>
      </w:ins>
      <w:ins w:id="286" w:author="Irons, Stephen" w:date="2018-06-15T14:59:00Z">
        <w:r w:rsidR="00146C75">
          <w:t xml:space="preserve"> investigate the frequency dependence of the pendulum on amplitude, </w:t>
        </w:r>
      </w:ins>
      <w:ins w:id="287" w:author="Irons, Stephen" w:date="2018-06-15T15:00:00Z">
        <w:r w:rsidR="00146C75">
          <w:t>length and mass.</w:t>
        </w:r>
      </w:ins>
    </w:p>
    <w:p w14:paraId="31A86326" w14:textId="77777777" w:rsidR="00146C75" w:rsidRDefault="00146C75">
      <w:pPr>
        <w:rPr>
          <w:ins w:id="288" w:author="Irons, Stephen" w:date="2018-06-15T15:13:00Z"/>
        </w:rPr>
      </w:pPr>
    </w:p>
    <w:p w14:paraId="76D341F8" w14:textId="2A5441FD" w:rsidR="0017185F" w:rsidRDefault="0017185F">
      <w:pPr>
        <w:rPr>
          <w:ins w:id="289" w:author="Irons, Stephen" w:date="2018-06-15T15:17:00Z"/>
        </w:rPr>
      </w:pPr>
      <w:ins w:id="290" w:author="Irons, Stephen" w:date="2018-06-15T15:14:00Z">
        <w:r w:rsidRPr="0017185F">
          <w:rPr>
            <w:b/>
            <w:rPrChange w:id="291" w:author="Irons, Stephen" w:date="2018-06-15T15:17:00Z">
              <w:rPr/>
            </w:rPrChange>
          </w:rPr>
          <w:t>Bat Detector</w:t>
        </w:r>
        <w:r>
          <w:t xml:space="preserve"> – With some adjustments to the gain of the Preamp, the Ultrasonic </w:t>
        </w:r>
      </w:ins>
      <w:ins w:id="292" w:author="Irons, Stephen" w:date="2018-06-15T15:23:00Z">
        <w:r w:rsidR="00A760DB">
          <w:t>E</w:t>
        </w:r>
      </w:ins>
      <w:ins w:id="293" w:author="Irons, Stephen" w:date="2018-06-15T15:14:00Z">
        <w:r>
          <w:t xml:space="preserve">ar can be turned into a bat detector. Taken outside, in the presence of flying bats you will be able to hear their echolocating chirps as they hunt for food. </w:t>
        </w:r>
      </w:ins>
      <w:ins w:id="294" w:author="Irons, Stephen" w:date="2018-06-15T15:15:00Z">
        <w:r>
          <w:t>While you won’t be hearing the actual frequencies they are emitting, you wil</w:t>
        </w:r>
      </w:ins>
      <w:ins w:id="295" w:author="Irons, Stephen" w:date="2018-06-15T15:16:00Z">
        <w:r>
          <w:t>l</w:t>
        </w:r>
      </w:ins>
      <w:ins w:id="296" w:author="Irons, Stephen" w:date="2018-06-15T15:15:00Z">
        <w:r>
          <w:t xml:space="preserve"> hear the fluctuations in their calls</w:t>
        </w:r>
      </w:ins>
      <w:ins w:id="297" w:author="Irons, Stephen" w:date="2018-06-15T15:16:00Z">
        <w:r>
          <w:t xml:space="preserve"> which vary by species and prey type. </w:t>
        </w:r>
      </w:ins>
    </w:p>
    <w:p w14:paraId="3B35EC0B" w14:textId="77777777" w:rsidR="00667A57" w:rsidRDefault="00667A57">
      <w:pPr>
        <w:rPr>
          <w:ins w:id="298" w:author="Irons, Stephen" w:date="2018-06-15T15:17:00Z"/>
        </w:rPr>
      </w:pPr>
    </w:p>
    <w:p w14:paraId="1EAD27C2" w14:textId="655F7A4A" w:rsidR="00667A57" w:rsidRDefault="00667A57">
      <w:pPr>
        <w:rPr>
          <w:ins w:id="299" w:author="Irons, Stephen" w:date="2018-06-15T15:13:00Z"/>
        </w:rPr>
      </w:pPr>
      <w:ins w:id="300" w:author="Irons, Stephen" w:date="2018-06-15T15:17:00Z">
        <w:r w:rsidRPr="00A760DB">
          <w:rPr>
            <w:b/>
            <w:rPrChange w:id="301" w:author="Irons, Stephen" w:date="2018-06-15T15:21:00Z">
              <w:rPr/>
            </w:rPrChange>
          </w:rPr>
          <w:t>Warning:</w:t>
        </w:r>
        <w:r>
          <w:t xml:space="preserve"> </w:t>
        </w:r>
      </w:ins>
      <w:ins w:id="302" w:author="Irons, Stephen" w:date="2018-06-15T15:19:00Z">
        <w:r w:rsidR="00A760DB">
          <w:t>Many modern buildings now have ultrasonic sensors that control lighting</w:t>
        </w:r>
      </w:ins>
      <w:ins w:id="303" w:author="Irons, Stephen" w:date="2018-06-15T15:21:00Z">
        <w:r w:rsidR="00A760DB">
          <w:t>. T</w:t>
        </w:r>
      </w:ins>
      <w:ins w:id="304" w:author="Irons, Stephen" w:date="2018-06-15T15:20:00Z">
        <w:r w:rsidR="00A760DB">
          <w:t>his detector will sense this signal and may interfere with your</w:t>
        </w:r>
      </w:ins>
      <w:ins w:id="305" w:author="Irons, Stephen" w:date="2018-06-15T15:22:00Z">
        <w:r w:rsidR="00A760DB">
          <w:t xml:space="preserve"> experiment</w:t>
        </w:r>
      </w:ins>
      <w:ins w:id="306" w:author="Irons, Stephen" w:date="2018-06-15T15:20:00Z">
        <w:r w:rsidR="00A760DB">
          <w:t xml:space="preserve">. </w:t>
        </w:r>
      </w:ins>
    </w:p>
    <w:p w14:paraId="2196C174" w14:textId="77777777" w:rsidR="0017185F" w:rsidRDefault="0017185F">
      <w:pPr>
        <w:rPr>
          <w:ins w:id="307" w:author="Irons, Stephen" w:date="2018-06-15T15:01:00Z"/>
        </w:rPr>
      </w:pPr>
    </w:p>
    <w:p w14:paraId="0C0D2CD7" w14:textId="0947457F" w:rsidR="00146C75" w:rsidRPr="00FD0776" w:rsidRDefault="00146C75">
      <w:pPr>
        <w:rPr>
          <w:ins w:id="308" w:author="Irons, Stephen" w:date="2018-06-15T14:47:00Z"/>
          <w:b/>
          <w:sz w:val="28"/>
          <w:szCs w:val="28"/>
          <w:rPrChange w:id="309" w:author="Irons, Stephen" w:date="2018-06-15T15:32:00Z">
            <w:rPr>
              <w:ins w:id="310" w:author="Irons, Stephen" w:date="2018-06-15T14:47:00Z"/>
            </w:rPr>
          </w:rPrChange>
        </w:rPr>
      </w:pPr>
      <w:ins w:id="311" w:author="Irons, Stephen" w:date="2018-06-15T15:01:00Z">
        <w:r w:rsidRPr="00FD0776">
          <w:rPr>
            <w:b/>
            <w:sz w:val="28"/>
            <w:szCs w:val="28"/>
            <w:rPrChange w:id="312" w:author="Irons, Stephen" w:date="2018-06-15T15:32:00Z">
              <w:rPr/>
            </w:rPrChange>
          </w:rPr>
          <w:t>Basic Doppler Theory</w:t>
        </w:r>
      </w:ins>
    </w:p>
    <w:p w14:paraId="3A90694C" w14:textId="0E591E79" w:rsidR="002A4D95" w:rsidDel="00146C75" w:rsidRDefault="002A4D95">
      <w:pPr>
        <w:rPr>
          <w:del w:id="313" w:author="Irons, Stephen" w:date="2018-06-15T15:00:00Z"/>
        </w:rPr>
      </w:pPr>
      <w:del w:id="314" w:author="Irons, Stephen" w:date="2018-06-15T14:45:00Z">
        <w:r w:rsidDel="00EA71A6">
          <w:delText xml:space="preserve"> decided to develop a way for the students to hear the shift that was occurring.  </w:delText>
        </w:r>
        <w:r w:rsidR="004278F6" w:rsidDel="00EA71A6">
          <w:delText>D</w:delText>
        </w:r>
        <w:r w:rsidR="00CC7E61" w:rsidDel="00EA71A6">
          <w:delText>ue</w:delText>
        </w:r>
        <w:r w:rsidR="004278F6" w:rsidDel="00EA71A6">
          <w:delText xml:space="preserve"> to the robustness of the device</w:delText>
        </w:r>
        <w:r w:rsidR="00E22D96" w:rsidDel="00EA71A6">
          <w:delText>,</w:delText>
        </w:r>
        <w:r w:rsidR="004278F6" w:rsidDel="00EA71A6">
          <w:delText xml:space="preserve"> </w:delText>
        </w:r>
      </w:del>
      <w:del w:id="315" w:author="Irons, Stephen" w:date="2018-06-15T15:00:00Z">
        <w:r w:rsidR="004278F6" w:rsidDel="00146C75">
          <w:delText>it is being used as</w:delText>
        </w:r>
        <w:r w:rsidR="00937642" w:rsidDel="00146C75">
          <w:delText xml:space="preserve"> a Doppler effect demonstration</w:delText>
        </w:r>
        <w:r w:rsidR="004278F6" w:rsidDel="00146C75">
          <w:delText xml:space="preserve"> as well.</w:delText>
        </w:r>
        <w:r w:rsidR="005042ED" w:rsidDel="00146C75">
          <w:delText xml:space="preserve">  It can also be used for kinematic experiments for thos</w:delText>
        </w:r>
        <w:r w:rsidR="001A06C9" w:rsidDel="00146C75">
          <w:delText>e w</w:delText>
        </w:r>
        <w:r w:rsidR="00937642" w:rsidDel="00146C75">
          <w:delText>ith visual impairments.  It would</w:delText>
        </w:r>
        <w:r w:rsidR="001A06C9" w:rsidDel="00146C75">
          <w:delText xml:space="preserve"> help to demonstrate the velocity change of a pendulum in motion, and if the </w:delText>
        </w:r>
        <w:r w:rsidR="005042ED" w:rsidDel="00146C75">
          <w:delText xml:space="preserve">length of the pendulum </w:delText>
        </w:r>
        <w:r w:rsidR="001A06C9" w:rsidDel="00146C75">
          <w:delText>is adjusted</w:delText>
        </w:r>
        <w:r w:rsidR="00E22D96" w:rsidDel="00146C75">
          <w:delText>,</w:delText>
        </w:r>
        <w:r w:rsidR="001A06C9" w:rsidDel="00146C75">
          <w:delText xml:space="preserve"> </w:delText>
        </w:r>
        <w:r w:rsidR="005042ED" w:rsidDel="00146C75">
          <w:delText>the frequency will change</w:delText>
        </w:r>
        <w:r w:rsidR="00937642" w:rsidDel="00146C75">
          <w:delText>.  It will give period data through the forward/backward frequency shift.</w:delText>
        </w:r>
      </w:del>
    </w:p>
    <w:p w14:paraId="512458DB" w14:textId="13B2C47A" w:rsidR="004278F6" w:rsidRDefault="004278F6">
      <w:r>
        <w:tab/>
        <w:t xml:space="preserve">As the </w:t>
      </w:r>
      <w:del w:id="316" w:author="Irons, Stephen" w:date="2018-06-15T15:01:00Z">
        <w:r w:rsidDel="00146C75">
          <w:delText xml:space="preserve">pendulum </w:delText>
        </w:r>
      </w:del>
      <w:ins w:id="317" w:author="Irons, Stephen" w:date="2018-06-15T15:01:00Z">
        <w:r w:rsidR="00146C75">
          <w:t xml:space="preserve">source and </w:t>
        </w:r>
        <w:proofErr w:type="gramStart"/>
        <w:r w:rsidR="00146C75">
          <w:t xml:space="preserve">receiver </w:t>
        </w:r>
        <w:r w:rsidR="00146C75">
          <w:t xml:space="preserve"> </w:t>
        </w:r>
      </w:ins>
      <w:r>
        <w:t>move</w:t>
      </w:r>
      <w:proofErr w:type="gramEnd"/>
      <w:ins w:id="318" w:author="Irons, Stephen" w:date="2018-06-15T15:01:00Z">
        <w:r w:rsidR="00146C75">
          <w:t xml:space="preserve"> relative to each other</w:t>
        </w:r>
      </w:ins>
      <w:del w:id="319" w:author="Irons, Stephen" w:date="2018-06-15T15:01:00Z">
        <w:r w:rsidDel="00146C75">
          <w:delText>s</w:delText>
        </w:r>
      </w:del>
      <w:r w:rsidR="00E22D96">
        <w:t>,</w:t>
      </w:r>
      <w:r>
        <w:t xml:space="preserve"> </w:t>
      </w:r>
      <w:del w:id="320" w:author="Irons, Stephen" w:date="2018-06-15T15:01:00Z">
        <w:r w:rsidDel="00146C75">
          <w:delText>the familiar Doppl</w:delText>
        </w:r>
        <w:r w:rsidR="00B56544" w:rsidDel="00146C75">
          <w:delText>er shift equation immerges eq 1</w:delText>
        </w:r>
      </w:del>
      <w:ins w:id="321" w:author="Irons, Stephen" w:date="2018-06-15T15:01:00Z">
        <w:r w:rsidR="00146C75">
          <w:t>frequency shift is given by</w:t>
        </w:r>
      </w:ins>
      <w:del w:id="322" w:author="Irons, Stephen" w:date="2018-06-15T15:01:00Z">
        <w:r w:rsidR="00B56544" w:rsidDel="00146C75">
          <w:delText>,</w:delText>
        </w:r>
      </w:del>
      <w:ins w:id="323" w:author="Irons, Stephen" w:date="2018-06-15T15:01:00Z">
        <w:r w:rsidR="00146C75">
          <w:t>:</w:t>
        </w:r>
      </w:ins>
    </w:p>
    <w:p w14:paraId="7A71B800" w14:textId="77777777" w:rsidR="00D8792A" w:rsidRPr="00A760DB" w:rsidRDefault="00B44A10" w:rsidP="00A760DB">
      <w:pPr>
        <w:ind w:left="630"/>
        <w:rPr>
          <w:b/>
          <w:sz w:val="28"/>
          <w:szCs w:val="28"/>
          <w:rPrChange w:id="324" w:author="Irons, Stephen" w:date="2018-06-15T15:24:00Z">
            <w:rPr/>
          </w:rPrChange>
        </w:rPr>
        <w:pPrChange w:id="325" w:author="Irons, Stephen" w:date="2018-06-15T15:24:00Z">
          <w:pPr>
            <w:pStyle w:val="ListParagraph"/>
            <w:numPr>
              <w:numId w:val="2"/>
            </w:numPr>
            <w:ind w:left="4290" w:hanging="3660"/>
          </w:pPr>
        </w:pPrChange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rPrChange w:id="326" w:author="Irons, Stephen" w:date="2018-06-15T15:24:00Z">
                <w:rPr/>
              </w:rPrChange>
            </w:rPr>
            <m:t>f=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  <w:rPrChange w:id="327" w:author="Irons, Stephen" w:date="2018-06-15T15:24:00Z">
                    <w:rPr/>
                  </w:rPrChang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rPrChange w:id="328" w:author="Irons, Stephen" w:date="2018-06-15T15:24:00Z">
                    <w:rPr/>
                  </w:rPrChange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rPrChange w:id="329" w:author="Irons, Stephen" w:date="2018-06-15T15:24:00Z">
                    <w:rPr/>
                  </w:rPrChange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sz w:val="28"/>
                  <w:szCs w:val="28"/>
                  <w:rPrChange w:id="330" w:author="Irons, Stephen" w:date="2018-06-15T15:24:00Z">
                    <w:rPr/>
                  </w:rPrChange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  <w:rPrChange w:id="331" w:author="Irons, Stephen" w:date="2018-06-15T15:24:00Z">
                        <w:rPr/>
                      </w:rPrChange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rPrChange w:id="332" w:author="Irons, Stephen" w:date="2018-06-15T15:24:00Z">
                        <w:rPr/>
                      </w:rPrChange>
                    </w:rPr>
                    <m:t>c±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  <w:rPrChange w:id="333" w:author="Irons, Stephen" w:date="2018-06-15T15:24:00Z">
                            <w:rPr/>
                          </w:rPrChange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rPrChange w:id="334" w:author="Irons, Stephen" w:date="2018-06-15T15:24:00Z">
                            <w:rPr/>
                          </w:rPrChange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rPrChange w:id="335" w:author="Irons, Stephen" w:date="2018-06-15T15:24:00Z">
                            <w:rPr/>
                          </w:rPrChange>
                        </w:rPr>
                        <m:t>r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rPrChange w:id="336" w:author="Irons, Stephen" w:date="2018-06-15T15:24:00Z">
                        <w:rPr/>
                      </w:rPrChange>
                    </w:rPr>
                    <m:t>c±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  <w:rPrChange w:id="337" w:author="Irons, Stephen" w:date="2018-06-15T15:24:00Z">
                            <w:rPr/>
                          </w:rPrChange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rPrChange w:id="338" w:author="Irons, Stephen" w:date="2018-06-15T15:24:00Z">
                            <w:rPr/>
                          </w:rPrChange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rPrChange w:id="339" w:author="Irons, Stephen" w:date="2018-06-15T15:24:00Z">
                            <w:rPr/>
                          </w:rPrChange>
                        </w:rPr>
                        <m:t>s</m:t>
                      </m:r>
                    </m:sub>
                  </m:sSub>
                </m:den>
              </m:f>
            </m:e>
          </m:d>
        </m:oMath>
      </m:oMathPara>
    </w:p>
    <w:p w14:paraId="57B38C64" w14:textId="33FFF9FC" w:rsidR="00146C75" w:rsidRDefault="00CC7E61" w:rsidP="00CC7E61">
      <w:pPr>
        <w:rPr>
          <w:ins w:id="340" w:author="Irons, Stephen" w:date="2018-06-15T15:02:00Z"/>
        </w:rPr>
      </w:pPr>
      <w:r>
        <w:t xml:space="preserve"> where </w:t>
      </w:r>
      <w:r w:rsidRPr="00146C75">
        <w:rPr>
          <w:b/>
          <w:i/>
          <w:rPrChange w:id="341" w:author="Irons, Stephen" w:date="2018-06-15T15:02:00Z">
            <w:rPr/>
          </w:rPrChange>
        </w:rPr>
        <w:t>f</w:t>
      </w:r>
      <w:r w:rsidRPr="00146C75">
        <w:rPr>
          <w:b/>
          <w:i/>
          <w:vertAlign w:val="subscript"/>
          <w:rPrChange w:id="342" w:author="Irons, Stephen" w:date="2018-06-15T15:02:00Z">
            <w:rPr>
              <w:vertAlign w:val="subscript"/>
            </w:rPr>
          </w:rPrChange>
        </w:rPr>
        <w:t>0</w:t>
      </w:r>
      <w:r>
        <w:t xml:space="preserve"> is the transmitter frequency, </w:t>
      </w:r>
      <w:r w:rsidRPr="00146C75">
        <w:rPr>
          <w:b/>
          <w:i/>
          <w:rPrChange w:id="343" w:author="Irons, Stephen" w:date="2018-06-15T15:02:00Z">
            <w:rPr/>
          </w:rPrChange>
        </w:rPr>
        <w:t>c</w:t>
      </w:r>
      <w:r>
        <w:t xml:space="preserve"> is the speed of sound, </w:t>
      </w:r>
      <w:proofErr w:type="spellStart"/>
      <w:r w:rsidRPr="00146C75">
        <w:rPr>
          <w:b/>
          <w:i/>
          <w:rPrChange w:id="344" w:author="Irons, Stephen" w:date="2018-06-15T15:02:00Z">
            <w:rPr/>
          </w:rPrChange>
        </w:rPr>
        <w:t>v</w:t>
      </w:r>
      <w:r w:rsidRPr="00146C75">
        <w:rPr>
          <w:b/>
          <w:i/>
          <w:vertAlign w:val="subscript"/>
          <w:rPrChange w:id="345" w:author="Irons, Stephen" w:date="2018-06-15T15:02:00Z">
            <w:rPr>
              <w:vertAlign w:val="subscript"/>
            </w:rPr>
          </w:rPrChange>
        </w:rPr>
        <w:t>r</w:t>
      </w:r>
      <w:proofErr w:type="spellEnd"/>
      <w:r>
        <w:t xml:space="preserve"> is the velocity of the receiver, and </w:t>
      </w:r>
      <w:r w:rsidRPr="00146C75">
        <w:rPr>
          <w:b/>
          <w:i/>
          <w:rPrChange w:id="346" w:author="Irons, Stephen" w:date="2018-06-15T15:02:00Z">
            <w:rPr/>
          </w:rPrChange>
        </w:rPr>
        <w:t>v</w:t>
      </w:r>
      <w:r w:rsidRPr="00146C75">
        <w:rPr>
          <w:b/>
          <w:i/>
          <w:vertAlign w:val="subscript"/>
          <w:rPrChange w:id="347" w:author="Irons, Stephen" w:date="2018-06-15T15:02:00Z">
            <w:rPr>
              <w:vertAlign w:val="subscript"/>
            </w:rPr>
          </w:rPrChange>
        </w:rPr>
        <w:t>s</w:t>
      </w:r>
      <w:r>
        <w:t xml:space="preserve"> is the velocity of the source</w:t>
      </w:r>
      <w:r w:rsidR="006D2453">
        <w:t xml:space="preserve"> (transmitter)</w:t>
      </w:r>
      <w:r>
        <w:t>.</w:t>
      </w:r>
      <w:ins w:id="348" w:author="Irons, Stephen" w:date="2018-06-15T15:02:00Z">
        <w:r w:rsidR="00146C75">
          <w:t xml:space="preserve"> The </w:t>
        </w:r>
        <w:r w:rsidR="00146C75" w:rsidRPr="00A760DB">
          <w:rPr>
            <w:b/>
            <w:rPrChange w:id="349" w:author="Irons, Stephen" w:date="2018-06-15T15:25:00Z">
              <w:rPr/>
            </w:rPrChange>
          </w:rPr>
          <w:t>±</w:t>
        </w:r>
        <w:r w:rsidR="00146C75">
          <w:t xml:space="preserve"> address</w:t>
        </w:r>
      </w:ins>
      <w:ins w:id="350" w:author="Irons, Stephen" w:date="2018-06-15T15:18:00Z">
        <w:r w:rsidR="00A760DB">
          <w:t>es</w:t>
        </w:r>
      </w:ins>
      <w:ins w:id="351" w:author="Irons, Stephen" w:date="2018-06-15T15:02:00Z">
        <w:r w:rsidR="00146C75">
          <w:t xml:space="preserve"> motion toward each other (+) and away from each other (-). </w:t>
        </w:r>
      </w:ins>
      <w:ins w:id="352" w:author="Irons, Stephen" w:date="2018-06-15T15:03:00Z">
        <w:r w:rsidR="00146C75">
          <w:t>In the case of a 1 m pendul</w:t>
        </w:r>
        <w:r w:rsidR="00A760DB">
          <w:t>um with a reasonable amplitude</w:t>
        </w:r>
      </w:ins>
      <w:ins w:id="353" w:author="Irons, Stephen" w:date="2018-06-15T15:18:00Z">
        <w:r w:rsidR="00A760DB">
          <w:t xml:space="preserve"> </w:t>
        </w:r>
      </w:ins>
      <w:ins w:id="354" w:author="Irons, Stephen" w:date="2018-06-15T15:03:00Z">
        <w:r w:rsidR="00146C75">
          <w:t xml:space="preserve">the doppler shift will be a maximum of </w:t>
        </w:r>
      </w:ins>
      <w:ins w:id="355" w:author="Irons, Stephen" w:date="2018-06-15T15:04:00Z">
        <w:r w:rsidR="00146C75">
          <w:t xml:space="preserve">about </w:t>
        </w:r>
      </w:ins>
      <w:ins w:id="356" w:author="Irons, Stephen" w:date="2018-06-15T15:06:00Z">
        <w:r w:rsidR="00146C75">
          <w:t>2</w:t>
        </w:r>
      </w:ins>
      <w:ins w:id="357" w:author="Irons, Stephen" w:date="2018-06-15T15:03:00Z">
        <w:r w:rsidR="00146C75">
          <w:t>00Hz</w:t>
        </w:r>
      </w:ins>
      <w:ins w:id="358" w:author="Irons, Stephen" w:date="2018-06-15T15:04:00Z">
        <w:r w:rsidR="00146C75">
          <w:t xml:space="preserve">. While this is small compared to the transducer frequency (about </w:t>
        </w:r>
      </w:ins>
      <w:ins w:id="359" w:author="Irons, Stephen" w:date="2018-06-15T15:05:00Z">
        <w:r w:rsidR="00146C75">
          <w:t xml:space="preserve">a </w:t>
        </w:r>
      </w:ins>
      <w:ins w:id="360" w:author="Irons, Stephen" w:date="2018-06-15T15:04:00Z">
        <w:r w:rsidR="00146C75">
          <w:t>1%</w:t>
        </w:r>
      </w:ins>
      <w:ins w:id="361" w:author="Irons, Stephen" w:date="2018-06-15T15:05:00Z">
        <w:r w:rsidR="00146C75">
          <w:t xml:space="preserve"> shift</w:t>
        </w:r>
      </w:ins>
      <w:ins w:id="362" w:author="Irons, Stephen" w:date="2018-06-15T15:04:00Z">
        <w:r w:rsidR="00146C75">
          <w:t>)</w:t>
        </w:r>
      </w:ins>
      <w:ins w:id="363" w:author="Irons, Stephen" w:date="2018-06-15T15:05:00Z">
        <w:r w:rsidR="00146C75">
          <w:t>, when mixed with the local oscillator frequency down to audible ranges, such a shift is easily noticeable.</w:t>
        </w:r>
      </w:ins>
      <w:del w:id="364" w:author="Irons, Stephen" w:date="2018-06-15T15:02:00Z">
        <w:r w:rsidDel="00146C75">
          <w:delText xml:space="preserve"> </w:delText>
        </w:r>
      </w:del>
    </w:p>
    <w:p w14:paraId="77ACCE29" w14:textId="25185B6A" w:rsidR="00CC7E61" w:rsidDel="00146C75" w:rsidRDefault="00146C75" w:rsidP="00CC7E61">
      <w:pPr>
        <w:rPr>
          <w:del w:id="365" w:author="Irons, Stephen" w:date="2018-06-15T15:06:00Z"/>
        </w:rPr>
      </w:pPr>
      <w:ins w:id="366" w:author="Irons, Stephen" w:date="2018-06-15T15:07:00Z">
        <w:r>
          <w:t>As the theory</w:t>
        </w:r>
      </w:ins>
      <w:ins w:id="367" w:author="Irons, Stephen" w:date="2018-06-15T15:08:00Z">
        <w:r w:rsidR="0017185F">
          <w:t xml:space="preserve"> demonstrates, w</w:t>
        </w:r>
      </w:ins>
      <w:del w:id="368" w:author="Irons, Stephen" w:date="2018-06-15T15:02:00Z">
        <w:r w:rsidR="00CC7E61" w:rsidDel="00146C75">
          <w:delText xml:space="preserve"> </w:delText>
        </w:r>
      </w:del>
      <w:del w:id="369" w:author="Irons, Stephen" w:date="2018-06-15T15:06:00Z">
        <w:r w:rsidR="00CC7E61" w:rsidDel="00146C75">
          <w:delText xml:space="preserve">The velocity of the source will depend on the length of the pendulum, but with a 1 m pendulum a shift </w:delText>
        </w:r>
        <w:r w:rsidR="00C22376" w:rsidDel="00146C75">
          <w:delText>of 2</w:delText>
        </w:r>
        <w:r w:rsidR="00CC7E61" w:rsidDel="00146C75">
          <w:delText xml:space="preserve">00 hz </w:delText>
        </w:r>
        <w:r w:rsidR="00C22376" w:rsidDel="00146C75">
          <w:delText>in each direction is possible (400 hz total change)</w:delText>
        </w:r>
        <w:r w:rsidR="00CC7E61" w:rsidDel="00146C75">
          <w:delText xml:space="preserve">.  This is small with regards </w:delText>
        </w:r>
        <w:r w:rsidR="00E22D96" w:rsidDel="00146C75">
          <w:delText>to the frequency of the carrier</w:delText>
        </w:r>
        <w:r w:rsidR="00CC7E61" w:rsidDel="00146C75">
          <w:delText xml:space="preserve"> but is easily noticeable for human hearing.  </w:delText>
        </w:r>
      </w:del>
    </w:p>
    <w:p w14:paraId="3B6DE5F8" w14:textId="6CB8C7C5" w:rsidR="004278F6" w:rsidRDefault="004278F6" w:rsidP="00CC7E61">
      <w:pPr>
        <w:ind w:firstLine="720"/>
      </w:pPr>
      <w:del w:id="370" w:author="Irons, Stephen" w:date="2018-06-15T15:08:00Z">
        <w:r w:rsidDel="0017185F">
          <w:delText>While t</w:delText>
        </w:r>
      </w:del>
      <w:ins w:id="371" w:author="Irons, Stephen" w:date="2018-06-15T15:08:00Z">
        <w:r w:rsidR="00667A57">
          <w:t>hen</w:t>
        </w:r>
        <w:r w:rsidR="0017185F">
          <w:t xml:space="preserve"> the</w:t>
        </w:r>
      </w:ins>
      <w:del w:id="372" w:author="Irons, Stephen" w:date="2018-06-15T15:08:00Z">
        <w:r w:rsidDel="0017185F">
          <w:delText>he</w:delText>
        </w:r>
      </w:del>
      <w:r>
        <w:t xml:space="preserve"> pendulum </w:t>
      </w:r>
      <w:del w:id="373" w:author="Irons, Stephen" w:date="2018-06-15T15:08:00Z">
        <w:r w:rsidDel="0017185F">
          <w:delText>moves closer to</w:delText>
        </w:r>
      </w:del>
      <w:ins w:id="374" w:author="Irons, Stephen" w:date="2018-06-15T15:08:00Z">
        <w:r w:rsidR="0017185F">
          <w:t>approaches</w:t>
        </w:r>
      </w:ins>
      <w:r>
        <w:t xml:space="preserve"> the receiver</w:t>
      </w:r>
      <w:r w:rsidR="00E22D96">
        <w:t>, the wave</w:t>
      </w:r>
      <w:ins w:id="375" w:author="Irons, Stephen" w:date="2018-06-15T15:09:00Z">
        <w:r w:rsidR="0017185F">
          <w:t>length</w:t>
        </w:r>
      </w:ins>
      <w:r w:rsidR="00E22D96">
        <w:t xml:space="preserve"> is compressed</w:t>
      </w:r>
      <w:r>
        <w:t xml:space="preserve"> and </w:t>
      </w:r>
      <w:del w:id="376" w:author="Irons, Stephen" w:date="2018-06-15T15:09:00Z">
        <w:r w:rsidDel="0017185F">
          <w:delText xml:space="preserve">is </w:delText>
        </w:r>
      </w:del>
      <w:ins w:id="377" w:author="Irons, Stephen" w:date="2018-06-15T15:09:00Z">
        <w:r w:rsidR="0017185F">
          <w:t xml:space="preserve">the frequency </w:t>
        </w:r>
        <w:proofErr w:type="gramStart"/>
        <w:r w:rsidR="0017185F">
          <w:t>upshift</w:t>
        </w:r>
        <w:proofErr w:type="gramEnd"/>
        <w:r w:rsidR="0017185F">
          <w:t xml:space="preserve"> </w:t>
        </w:r>
      </w:ins>
      <w:del w:id="378" w:author="Irons, Stephen" w:date="2018-06-15T15:09:00Z">
        <w:r w:rsidDel="0017185F">
          <w:delText xml:space="preserve">at </w:delText>
        </w:r>
      </w:del>
      <w:ins w:id="379" w:author="Irons, Stephen" w:date="2018-06-15T15:09:00Z">
        <w:r w:rsidR="0017185F">
          <w:t>will be</w:t>
        </w:r>
        <w:r w:rsidR="0017185F">
          <w:t xml:space="preserve"> </w:t>
        </w:r>
      </w:ins>
      <w:r>
        <w:t xml:space="preserve">a maximum as it passes through the lowest point. </w:t>
      </w:r>
      <w:del w:id="380" w:author="Irons, Stephen" w:date="2018-06-15T15:09:00Z">
        <w:r w:rsidDel="0017185F">
          <w:delText xml:space="preserve"> </w:delText>
        </w:r>
      </w:del>
      <w:r w:rsidR="00852B74">
        <w:t>At the top of the swing</w:t>
      </w:r>
      <w:r w:rsidR="00E22D96">
        <w:t>, the velocity is 0</w:t>
      </w:r>
      <w:r w:rsidR="00852B74">
        <w:t xml:space="preserve"> so no shift occurs.  </w:t>
      </w:r>
      <w:r>
        <w:t xml:space="preserve">As it travels </w:t>
      </w:r>
      <w:ins w:id="381" w:author="Irons, Stephen" w:date="2018-06-15T15:09:00Z">
        <w:r w:rsidR="0017185F">
          <w:t>away from the receiver</w:t>
        </w:r>
      </w:ins>
      <w:del w:id="382" w:author="Irons, Stephen" w:date="2018-06-15T15:09:00Z">
        <w:r w:rsidDel="0017185F">
          <w:delText>back</w:delText>
        </w:r>
      </w:del>
      <w:r w:rsidR="00E22D96">
        <w:t>, the wave</w:t>
      </w:r>
      <w:ins w:id="383" w:author="Irons, Stephen" w:date="2018-06-15T15:10:00Z">
        <w:r w:rsidR="0017185F">
          <w:t>length</w:t>
        </w:r>
      </w:ins>
      <w:r w:rsidR="00E22D96">
        <w:t xml:space="preserve"> is stretched</w:t>
      </w:r>
      <w:r>
        <w:t xml:space="preserve"> </w:t>
      </w:r>
      <w:ins w:id="384" w:author="Irons, Stephen" w:date="2018-06-15T15:10:00Z">
        <w:r w:rsidR="0017185F">
          <w:t xml:space="preserve">but the frequency downshifts </w:t>
        </w:r>
      </w:ins>
      <w:r>
        <w:t>and is</w:t>
      </w:r>
      <w:ins w:id="385" w:author="Irons, Stephen" w:date="2018-06-15T15:10:00Z">
        <w:r w:rsidR="0017185F">
          <w:t xml:space="preserve"> </w:t>
        </w:r>
      </w:ins>
      <w:del w:id="386" w:author="Irons, Stephen" w:date="2018-06-15T15:10:00Z">
        <w:r w:rsidDel="0017185F">
          <w:delText xml:space="preserve"> again at </w:delText>
        </w:r>
      </w:del>
      <w:r>
        <w:t>a ma</w:t>
      </w:r>
      <w:r w:rsidR="00E22D96">
        <w:t>ximum at the lowest point, see F</w:t>
      </w:r>
      <w:r>
        <w:t>ig.2.</w:t>
      </w:r>
    </w:p>
    <w:p w14:paraId="021C244E" w14:textId="77777777" w:rsidR="004278F6" w:rsidRPr="004278F6" w:rsidRDefault="00CC7E61" w:rsidP="004278F6">
      <w:r>
        <w:tab/>
      </w:r>
    </w:p>
    <w:p w14:paraId="0CA96336" w14:textId="77777777" w:rsidR="00837E62" w:rsidRDefault="000117D3" w:rsidP="001577A1">
      <w:pPr>
        <w:jc w:val="center"/>
      </w:pPr>
      <w:r>
        <w:rPr>
          <w:noProof/>
        </w:rPr>
        <w:lastRenderedPageBreak/>
        <w:drawing>
          <wp:inline distT="0" distB="0" distL="0" distR="0" wp14:anchorId="2C52729E" wp14:editId="7203F38F">
            <wp:extent cx="3652803" cy="3545840"/>
            <wp:effectExtent l="0" t="0" r="5080" b="10160"/>
            <wp:docPr id="5" name="Picture 5" descr="Retina_HD:Users:paulnoel:Desktop:b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tina_HD:Users:paulnoel:Desktop:ba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13" cy="354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BBCD" w14:textId="77777777" w:rsidR="004278F6" w:rsidRPr="001577A1" w:rsidRDefault="004278F6" w:rsidP="00455428">
      <w:pPr>
        <w:outlineLvl w:val="0"/>
        <w:rPr>
          <w:sz w:val="20"/>
          <w:szCs w:val="20"/>
        </w:rPr>
      </w:pPr>
      <w:r w:rsidRPr="001577A1">
        <w:rPr>
          <w:sz w:val="20"/>
          <w:szCs w:val="20"/>
        </w:rPr>
        <w:t>Figure. 2 The transmitter in motion</w:t>
      </w:r>
    </w:p>
    <w:p w14:paraId="62E4863F" w14:textId="77777777" w:rsidR="001577A1" w:rsidRDefault="001577A1">
      <w:pPr>
        <w:rPr>
          <w:b/>
        </w:rPr>
      </w:pPr>
    </w:p>
    <w:p w14:paraId="04FC2703" w14:textId="77777777" w:rsidR="0017185F" w:rsidRDefault="0017185F">
      <w:pPr>
        <w:rPr>
          <w:ins w:id="387" w:author="Irons, Stephen" w:date="2018-06-15T15:10:00Z"/>
          <w:b/>
        </w:rPr>
      </w:pPr>
    </w:p>
    <w:p w14:paraId="73FF072F" w14:textId="35126C6D" w:rsidR="00852B74" w:rsidRPr="00FD0776" w:rsidRDefault="00FD0776">
      <w:pPr>
        <w:rPr>
          <w:sz w:val="28"/>
          <w:szCs w:val="28"/>
          <w:rPrChange w:id="388" w:author="Irons, Stephen" w:date="2018-06-15T15:32:00Z">
            <w:rPr/>
          </w:rPrChange>
        </w:rPr>
      </w:pPr>
      <w:ins w:id="389" w:author="Irons, Stephen" w:date="2018-06-15T15:32:00Z">
        <w:r w:rsidRPr="00FD0776">
          <w:rPr>
            <w:b/>
            <w:sz w:val="28"/>
            <w:szCs w:val="28"/>
            <w:rPrChange w:id="390" w:author="Irons, Stephen" w:date="2018-06-15T15:32:00Z">
              <w:rPr>
                <w:b/>
              </w:rPr>
            </w:rPrChange>
          </w:rPr>
          <w:t xml:space="preserve">Basic </w:t>
        </w:r>
      </w:ins>
      <w:r w:rsidR="00852B74" w:rsidRPr="00FD0776">
        <w:rPr>
          <w:b/>
          <w:sz w:val="28"/>
          <w:szCs w:val="28"/>
          <w:rPrChange w:id="391" w:author="Irons, Stephen" w:date="2018-06-15T15:32:00Z">
            <w:rPr>
              <w:b/>
            </w:rPr>
          </w:rPrChange>
        </w:rPr>
        <w:t>Operations</w:t>
      </w:r>
      <w:r w:rsidR="00852B74" w:rsidRPr="00FD0776">
        <w:rPr>
          <w:sz w:val="28"/>
          <w:szCs w:val="28"/>
          <w:rPrChange w:id="392" w:author="Irons, Stephen" w:date="2018-06-15T15:32:00Z">
            <w:rPr/>
          </w:rPrChange>
        </w:rPr>
        <w:t>:</w:t>
      </w:r>
    </w:p>
    <w:p w14:paraId="19C39049" w14:textId="77777777" w:rsidR="00837E62" w:rsidRDefault="00852B74" w:rsidP="00852B74">
      <w:pPr>
        <w:pStyle w:val="ListParagraph"/>
        <w:numPr>
          <w:ilvl w:val="0"/>
          <w:numId w:val="3"/>
        </w:numPr>
      </w:pPr>
      <w:r>
        <w:t>Connect the transmitter to the meter stick and the meter stick to the lab stand.</w:t>
      </w:r>
    </w:p>
    <w:p w14:paraId="7E82FDE2" w14:textId="6F3C80E5" w:rsidR="00852B74" w:rsidRDefault="00852B74" w:rsidP="00852B74">
      <w:pPr>
        <w:pStyle w:val="ListParagraph"/>
        <w:numPr>
          <w:ilvl w:val="0"/>
          <w:numId w:val="3"/>
        </w:numPr>
      </w:pPr>
      <w:r>
        <w:t xml:space="preserve">Place the </w:t>
      </w:r>
      <w:r w:rsidR="00C22376">
        <w:t>receiver</w:t>
      </w:r>
      <w:r w:rsidR="00E22D96">
        <w:t xml:space="preserve"> in front of the pendulum</w:t>
      </w:r>
      <w:r>
        <w:t xml:space="preserve"> so that the transducer</w:t>
      </w:r>
      <w:r w:rsidR="00C22376">
        <w:t>s are</w:t>
      </w:r>
      <w:r>
        <w:t xml:space="preserve"> align</w:t>
      </w:r>
      <w:r w:rsidR="00C22376">
        <w:t>ed</w:t>
      </w:r>
      <w:r>
        <w:t xml:space="preserve"> (ultrasonic transducers are fairly focused)</w:t>
      </w:r>
    </w:p>
    <w:p w14:paraId="0252BE3E" w14:textId="77777777" w:rsidR="00852B74" w:rsidRDefault="00852B74" w:rsidP="00852B74">
      <w:pPr>
        <w:pStyle w:val="ListParagraph"/>
        <w:numPr>
          <w:ilvl w:val="0"/>
          <w:numId w:val="3"/>
        </w:numPr>
      </w:pPr>
      <w:r>
        <w:t>Turn both on</w:t>
      </w:r>
    </w:p>
    <w:p w14:paraId="3B58FCCF" w14:textId="77777777" w:rsidR="00852B74" w:rsidRDefault="00852B74" w:rsidP="00852B74">
      <w:pPr>
        <w:pStyle w:val="ListParagraph"/>
        <w:numPr>
          <w:ilvl w:val="0"/>
          <w:numId w:val="3"/>
        </w:numPr>
      </w:pPr>
      <w:r>
        <w:t>Adjust the local oscillator on the receiver to a pleasant frequency</w:t>
      </w:r>
    </w:p>
    <w:p w14:paraId="5FE75216" w14:textId="77777777" w:rsidR="00852B74" w:rsidRDefault="001577A1" w:rsidP="00852B74">
      <w:pPr>
        <w:pStyle w:val="ListParagraph"/>
        <w:numPr>
          <w:ilvl w:val="0"/>
          <w:numId w:val="3"/>
        </w:numPr>
      </w:pPr>
      <w:r>
        <w:t>Start the pendulum swinging</w:t>
      </w:r>
    </w:p>
    <w:p w14:paraId="4845125F" w14:textId="77777777" w:rsidR="00852B74" w:rsidRDefault="00852B74" w:rsidP="00852B74"/>
    <w:p w14:paraId="1CDEB46F" w14:textId="3E041DD5" w:rsidR="00852B74" w:rsidRPr="00852B74" w:rsidRDefault="00E22D96" w:rsidP="00852B74">
      <w:pPr>
        <w:rPr>
          <w:sz w:val="20"/>
          <w:szCs w:val="20"/>
        </w:rPr>
      </w:pPr>
      <w:r w:rsidRPr="00852B74">
        <w:rPr>
          <w:sz w:val="20"/>
          <w:szCs w:val="20"/>
        </w:rPr>
        <w:t>N</w:t>
      </w:r>
      <w:r w:rsidR="00852B74" w:rsidRPr="00852B74">
        <w:rPr>
          <w:sz w:val="20"/>
          <w:szCs w:val="20"/>
        </w:rPr>
        <w:t>ote</w:t>
      </w:r>
      <w:r>
        <w:rPr>
          <w:sz w:val="20"/>
          <w:szCs w:val="20"/>
        </w:rPr>
        <w:t>:</w:t>
      </w:r>
      <w:r w:rsidR="00852B74" w:rsidRPr="00852B74">
        <w:rPr>
          <w:sz w:val="20"/>
          <w:szCs w:val="20"/>
        </w:rPr>
        <w:t xml:space="preserve"> If it doesn’t make a sound</w:t>
      </w:r>
      <w:r>
        <w:rPr>
          <w:sz w:val="20"/>
          <w:szCs w:val="20"/>
        </w:rPr>
        <w:t>,</w:t>
      </w:r>
      <w:r w:rsidR="001577A1">
        <w:rPr>
          <w:sz w:val="20"/>
          <w:szCs w:val="20"/>
        </w:rPr>
        <w:t xml:space="preserve"> adjust the pots on the mixer. These</w:t>
      </w:r>
      <w:r w:rsidR="00852B74" w:rsidRPr="00852B74">
        <w:rPr>
          <w:sz w:val="20"/>
          <w:szCs w:val="20"/>
        </w:rPr>
        <w:t xml:space="preserve"> pots are to make sure the signal the diode </w:t>
      </w:r>
      <w:r w:rsidR="00852B74">
        <w:rPr>
          <w:sz w:val="20"/>
          <w:szCs w:val="20"/>
        </w:rPr>
        <w:t xml:space="preserve">sees is around </w:t>
      </w:r>
      <w:r w:rsidR="001577A1">
        <w:rPr>
          <w:sz w:val="20"/>
          <w:szCs w:val="20"/>
        </w:rPr>
        <w:t>turn on. About 90 percent of the motion of these pots will work.</w:t>
      </w:r>
    </w:p>
    <w:p w14:paraId="26BCCBB6" w14:textId="77777777" w:rsidR="00852B74" w:rsidRDefault="00852B74" w:rsidP="00852B74"/>
    <w:p w14:paraId="33DFC03D" w14:textId="77777777" w:rsidR="006D2453" w:rsidRPr="00FD0776" w:rsidRDefault="006D2453" w:rsidP="00455428">
      <w:pPr>
        <w:jc w:val="both"/>
        <w:outlineLvl w:val="0"/>
        <w:rPr>
          <w:b/>
          <w:sz w:val="28"/>
          <w:szCs w:val="28"/>
          <w:rPrChange w:id="393" w:author="Irons, Stephen" w:date="2018-06-15T15:33:00Z">
            <w:rPr>
              <w:b/>
            </w:rPr>
          </w:rPrChange>
        </w:rPr>
      </w:pPr>
      <w:r w:rsidRPr="00FD0776">
        <w:rPr>
          <w:b/>
          <w:sz w:val="28"/>
          <w:szCs w:val="28"/>
          <w:rPrChange w:id="394" w:author="Irons, Stephen" w:date="2018-06-15T15:33:00Z">
            <w:rPr>
              <w:b/>
            </w:rPr>
          </w:rPrChange>
        </w:rPr>
        <w:t>Conclusion:</w:t>
      </w:r>
    </w:p>
    <w:p w14:paraId="77198118" w14:textId="4FBB6C3B" w:rsidR="0017185F" w:rsidRDefault="001577A1" w:rsidP="001577A1">
      <w:pPr>
        <w:jc w:val="both"/>
        <w:rPr>
          <w:ins w:id="395" w:author="Irons, Stephen" w:date="2018-06-15T15:12:00Z"/>
        </w:rPr>
      </w:pPr>
      <w:r>
        <w:rPr>
          <w:b/>
        </w:rPr>
        <w:tab/>
      </w:r>
      <w:r w:rsidRPr="001577A1">
        <w:t xml:space="preserve">The </w:t>
      </w:r>
      <w:del w:id="396" w:author="Irons, Stephen" w:date="2018-06-15T15:11:00Z">
        <w:r w:rsidRPr="001577A1" w:rsidDel="0017185F">
          <w:delText>bat pendulum</w:delText>
        </w:r>
      </w:del>
      <w:ins w:id="397" w:author="Irons, Stephen" w:date="2018-06-15T15:11:00Z">
        <w:r w:rsidR="0017185F">
          <w:t>Ultrasonic Ear and Transmitter</w:t>
        </w:r>
      </w:ins>
      <w:r>
        <w:t xml:space="preserve"> makes for a fun way to </w:t>
      </w:r>
      <w:del w:id="398" w:author="Irons, Stephen" w:date="2018-06-15T15:11:00Z">
        <w:r w:rsidDel="0017185F">
          <w:delText xml:space="preserve">show </w:delText>
        </w:r>
      </w:del>
      <w:ins w:id="399" w:author="Irons, Stephen" w:date="2018-06-15T15:11:00Z">
        <w:r w:rsidR="0017185F">
          <w:t>illustrate</w:t>
        </w:r>
        <w:r w:rsidR="0017185F">
          <w:t xml:space="preserve"> </w:t>
        </w:r>
      </w:ins>
      <w:r w:rsidR="00C22376">
        <w:t xml:space="preserve">the </w:t>
      </w:r>
      <w:r>
        <w:t xml:space="preserve">Doppler </w:t>
      </w:r>
      <w:r w:rsidR="00C22376">
        <w:t xml:space="preserve">effect </w:t>
      </w:r>
      <w:r>
        <w:t>and offers an introduction to ultrasonic sound</w:t>
      </w:r>
      <w:ins w:id="400" w:author="Irons, Stephen" w:date="2018-06-15T15:11:00Z">
        <w:r w:rsidR="0017185F">
          <w:t xml:space="preserve"> </w:t>
        </w:r>
      </w:ins>
      <w:ins w:id="401" w:author="Irons, Stephen" w:date="2018-06-15T15:12:00Z">
        <w:r w:rsidR="0017185F">
          <w:t xml:space="preserve">and how it can </w:t>
        </w:r>
      </w:ins>
      <w:ins w:id="402" w:author="Irons, Stephen" w:date="2018-06-15T15:11:00Z">
        <w:r w:rsidR="0017185F">
          <w:t>be</w:t>
        </w:r>
      </w:ins>
      <w:ins w:id="403" w:author="Irons, Stephen" w:date="2018-06-15T15:13:00Z">
        <w:r w:rsidR="0017185F">
          <w:t xml:space="preserve"> </w:t>
        </w:r>
      </w:ins>
      <w:ins w:id="404" w:author="Irons, Stephen" w:date="2018-06-15T15:11:00Z">
        <w:r w:rsidR="0017185F">
          <w:t>manipulate</w:t>
        </w:r>
      </w:ins>
      <w:ins w:id="405" w:author="Irons, Stephen" w:date="2018-06-15T15:13:00Z">
        <w:r w:rsidR="0017185F">
          <w:t>d</w:t>
        </w:r>
      </w:ins>
      <w:ins w:id="406" w:author="Irons, Stephen" w:date="2018-06-15T15:11:00Z">
        <w:r w:rsidR="0017185F">
          <w:t xml:space="preserve"> </w:t>
        </w:r>
      </w:ins>
      <w:ins w:id="407" w:author="Irons, Stephen" w:date="2018-06-15T15:13:00Z">
        <w:r w:rsidR="0017185F">
          <w:t xml:space="preserve">to </w:t>
        </w:r>
      </w:ins>
      <w:ins w:id="408" w:author="Irons, Stephen" w:date="2018-06-15T15:11:00Z">
        <w:r w:rsidR="0017185F">
          <w:t>make detectable signals that our ordinary senses cannot discern</w:t>
        </w:r>
      </w:ins>
      <w:r>
        <w:t xml:space="preserve">. </w:t>
      </w:r>
      <w:ins w:id="409" w:author="Irons, Stephen" w:date="2018-06-15T15:12:00Z">
        <w:r w:rsidR="0017185F">
          <w:t xml:space="preserve">The </w:t>
        </w:r>
      </w:ins>
      <w:ins w:id="410" w:author="Irons, Stephen" w:date="2018-06-15T15:13:00Z">
        <w:r w:rsidR="00A760DB">
          <w:t xml:space="preserve">electronics </w:t>
        </w:r>
      </w:ins>
      <w:ins w:id="411" w:author="Irons, Stephen" w:date="2018-06-15T15:26:00Z">
        <w:r w:rsidR="00A760DB">
          <w:t xml:space="preserve">that make the </w:t>
        </w:r>
        <w:proofErr w:type="spellStart"/>
        <w:r w:rsidR="00A760DB">
          <w:t>ultrasonics</w:t>
        </w:r>
        <w:proofErr w:type="spellEnd"/>
        <w:r w:rsidR="00A760DB">
          <w:t xml:space="preserve"> audible are a good introduction to several important electronic devices (amplifiers, mixers, filters, oscillators). </w:t>
        </w:r>
      </w:ins>
    </w:p>
    <w:p w14:paraId="069BE13B" w14:textId="77777777" w:rsidR="0017185F" w:rsidRDefault="0017185F" w:rsidP="001577A1">
      <w:pPr>
        <w:jc w:val="both"/>
        <w:rPr>
          <w:ins w:id="412" w:author="Irons, Stephen" w:date="2018-06-15T15:12:00Z"/>
        </w:rPr>
      </w:pPr>
    </w:p>
    <w:p w14:paraId="29DEA3B3" w14:textId="5837A178" w:rsidR="005042ED" w:rsidDel="00A760DB" w:rsidRDefault="001577A1" w:rsidP="001577A1">
      <w:pPr>
        <w:jc w:val="both"/>
        <w:rPr>
          <w:del w:id="413" w:author="Irons, Stephen" w:date="2018-06-15T15:27:00Z"/>
        </w:rPr>
      </w:pPr>
      <w:del w:id="414" w:author="Irons, Stephen" w:date="2018-06-15T15:11:00Z">
        <w:r w:rsidDel="0017185F">
          <w:delText xml:space="preserve"> </w:delText>
        </w:r>
      </w:del>
      <w:del w:id="415" w:author="Irons, Stephen" w:date="2018-06-15T15:27:00Z">
        <w:r w:rsidDel="00A760DB">
          <w:delText>It can further be used to show the change in velocity during the swing of a pendulum</w:delText>
        </w:r>
        <w:r w:rsidR="005042ED" w:rsidDel="00A760DB">
          <w:delText xml:space="preserve"> and give those with visual impairments an avenue to some kinematic experiments.  </w:delText>
        </w:r>
      </w:del>
    </w:p>
    <w:p w14:paraId="5D3AE510" w14:textId="693A5D38" w:rsidR="005042ED" w:rsidDel="00A760DB" w:rsidRDefault="005042ED" w:rsidP="001577A1">
      <w:pPr>
        <w:jc w:val="both"/>
        <w:rPr>
          <w:del w:id="416" w:author="Irons, Stephen" w:date="2018-06-15T15:27:00Z"/>
        </w:rPr>
      </w:pPr>
    </w:p>
    <w:p w14:paraId="37728B40" w14:textId="7F172B5F" w:rsidR="005042ED" w:rsidDel="00A760DB" w:rsidRDefault="005042ED" w:rsidP="001577A1">
      <w:pPr>
        <w:jc w:val="both"/>
        <w:rPr>
          <w:del w:id="417" w:author="Irons, Stephen" w:date="2018-06-15T15:27:00Z"/>
        </w:rPr>
      </w:pPr>
    </w:p>
    <w:p w14:paraId="4054FA6E" w14:textId="77777777" w:rsidR="005042ED" w:rsidRDefault="005042ED" w:rsidP="001577A1">
      <w:pPr>
        <w:jc w:val="both"/>
      </w:pPr>
    </w:p>
    <w:p w14:paraId="1718222F" w14:textId="0E5C12A9" w:rsidR="005042ED" w:rsidDel="00A760DB" w:rsidRDefault="005042ED" w:rsidP="001577A1">
      <w:pPr>
        <w:jc w:val="both"/>
        <w:rPr>
          <w:del w:id="418" w:author="Irons, Stephen" w:date="2018-06-15T15:27:00Z"/>
        </w:rPr>
      </w:pPr>
    </w:p>
    <w:p w14:paraId="13E41ED9" w14:textId="7D449909" w:rsidR="005042ED" w:rsidDel="00A760DB" w:rsidRDefault="005042ED" w:rsidP="001577A1">
      <w:pPr>
        <w:jc w:val="both"/>
        <w:rPr>
          <w:del w:id="419" w:author="Irons, Stephen" w:date="2018-06-15T15:27:00Z"/>
        </w:rPr>
      </w:pPr>
    </w:p>
    <w:p w14:paraId="31802008" w14:textId="4BAFDE96" w:rsidR="005042ED" w:rsidDel="00A760DB" w:rsidRDefault="005042ED" w:rsidP="001577A1">
      <w:pPr>
        <w:jc w:val="both"/>
        <w:rPr>
          <w:del w:id="420" w:author="Irons, Stephen" w:date="2018-06-15T15:27:00Z"/>
        </w:rPr>
      </w:pPr>
    </w:p>
    <w:p w14:paraId="1B59AB66" w14:textId="34FB051F" w:rsidR="00CC7E61" w:rsidRDefault="005042ED" w:rsidP="001577A1">
      <w:pPr>
        <w:jc w:val="both"/>
        <w:rPr>
          <w:b/>
        </w:rPr>
      </w:pPr>
      <w:del w:id="421" w:author="Irons, Stephen" w:date="2018-06-15T15:27:00Z">
        <w:r w:rsidDel="00A760DB">
          <w:delText xml:space="preserve"> </w:delText>
        </w:r>
      </w:del>
    </w:p>
    <w:p w14:paraId="69223AEF" w14:textId="77777777" w:rsidR="00A760DB" w:rsidRDefault="00A760DB">
      <w:pPr>
        <w:rPr>
          <w:ins w:id="422" w:author="Irons, Stephen" w:date="2018-06-15T15:27:00Z"/>
          <w:b/>
        </w:rPr>
      </w:pPr>
      <w:ins w:id="423" w:author="Irons, Stephen" w:date="2018-06-15T15:27:00Z">
        <w:r>
          <w:rPr>
            <w:b/>
          </w:rPr>
          <w:br w:type="page"/>
        </w:r>
      </w:ins>
    </w:p>
    <w:p w14:paraId="5A112F63" w14:textId="1088BF5E" w:rsidR="002249BF" w:rsidRPr="00FD0776" w:rsidRDefault="00CC7E61" w:rsidP="00455428">
      <w:pPr>
        <w:outlineLvl w:val="0"/>
        <w:rPr>
          <w:b/>
          <w:sz w:val="28"/>
          <w:szCs w:val="28"/>
          <w:rPrChange w:id="424" w:author="Irons, Stephen" w:date="2018-06-15T15:33:00Z">
            <w:rPr>
              <w:b/>
            </w:rPr>
          </w:rPrChange>
        </w:rPr>
      </w:pPr>
      <w:r w:rsidRPr="00FD0776">
        <w:rPr>
          <w:b/>
          <w:sz w:val="28"/>
          <w:szCs w:val="28"/>
          <w:rPrChange w:id="425" w:author="Irons, Stephen" w:date="2018-06-15T15:33:00Z">
            <w:rPr>
              <w:b/>
            </w:rPr>
          </w:rPrChange>
        </w:rPr>
        <w:lastRenderedPageBreak/>
        <w:t>Appendix</w:t>
      </w:r>
      <w:r w:rsidR="005042ED" w:rsidRPr="00FD0776">
        <w:rPr>
          <w:b/>
          <w:sz w:val="28"/>
          <w:szCs w:val="28"/>
          <w:rPrChange w:id="426" w:author="Irons, Stephen" w:date="2018-06-15T15:33:00Z">
            <w:rPr>
              <w:b/>
            </w:rPr>
          </w:rPrChange>
        </w:rPr>
        <w:t>:</w:t>
      </w:r>
    </w:p>
    <w:p w14:paraId="6053BFCE" w14:textId="77777777" w:rsidR="005042ED" w:rsidRPr="000166EE" w:rsidRDefault="005042ED">
      <w:pPr>
        <w:rPr>
          <w:b/>
        </w:rPr>
      </w:pPr>
    </w:p>
    <w:tbl>
      <w:tblPr>
        <w:tblStyle w:val="TableGrid"/>
        <w:tblW w:w="11520" w:type="dxa"/>
        <w:tblInd w:w="-1332" w:type="dxa"/>
        <w:tblLayout w:type="fixed"/>
        <w:tblLook w:val="04A0" w:firstRow="1" w:lastRow="0" w:firstColumn="1" w:lastColumn="0" w:noHBand="0" w:noVBand="1"/>
      </w:tblPr>
      <w:tblGrid>
        <w:gridCol w:w="1530"/>
        <w:gridCol w:w="2340"/>
        <w:gridCol w:w="4320"/>
        <w:gridCol w:w="1260"/>
        <w:gridCol w:w="1170"/>
        <w:gridCol w:w="900"/>
      </w:tblGrid>
      <w:tr w:rsidR="00744F7B" w:rsidRPr="00425FAB" w14:paraId="447F7532" w14:textId="77777777" w:rsidTr="00744F7B">
        <w:trPr>
          <w:trHeight w:val="320"/>
        </w:trPr>
        <w:tc>
          <w:tcPr>
            <w:tcW w:w="1530" w:type="dxa"/>
            <w:noWrap/>
            <w:hideMark/>
          </w:tcPr>
          <w:p w14:paraId="07F22FAF" w14:textId="77777777" w:rsidR="00744F7B" w:rsidRPr="00425FAB" w:rsidRDefault="00744F7B">
            <w:r w:rsidRPr="00425FAB">
              <w:t>Vendor</w:t>
            </w:r>
          </w:p>
        </w:tc>
        <w:tc>
          <w:tcPr>
            <w:tcW w:w="2340" w:type="dxa"/>
            <w:noWrap/>
            <w:hideMark/>
          </w:tcPr>
          <w:p w14:paraId="5BDE7183" w14:textId="77777777" w:rsidR="00744F7B" w:rsidRPr="00425FAB" w:rsidRDefault="00744F7B">
            <w:r w:rsidRPr="00425FAB">
              <w:t>Part Number</w:t>
            </w:r>
          </w:p>
        </w:tc>
        <w:tc>
          <w:tcPr>
            <w:tcW w:w="4320" w:type="dxa"/>
            <w:noWrap/>
            <w:hideMark/>
          </w:tcPr>
          <w:p w14:paraId="7FB5941D" w14:textId="77777777" w:rsidR="00744F7B" w:rsidRPr="00425FAB" w:rsidRDefault="00744F7B">
            <w:r w:rsidRPr="00425FAB">
              <w:t>Description</w:t>
            </w:r>
          </w:p>
        </w:tc>
        <w:tc>
          <w:tcPr>
            <w:tcW w:w="1260" w:type="dxa"/>
            <w:noWrap/>
            <w:hideMark/>
          </w:tcPr>
          <w:p w14:paraId="74002175" w14:textId="24A08E05" w:rsidR="00744F7B" w:rsidRPr="00425FAB" w:rsidRDefault="00744F7B" w:rsidP="00112176">
            <w:r w:rsidRPr="00425FAB">
              <w:t xml:space="preserve">Unit Price </w:t>
            </w:r>
            <w:r w:rsidR="00112176">
              <w:t>$</w:t>
            </w:r>
          </w:p>
        </w:tc>
        <w:tc>
          <w:tcPr>
            <w:tcW w:w="1170" w:type="dxa"/>
          </w:tcPr>
          <w:p w14:paraId="1AED1803" w14:textId="00FB9B9F" w:rsidR="00744F7B" w:rsidRPr="00425FAB" w:rsidRDefault="00744F7B">
            <w:r w:rsidRPr="00425FAB">
              <w:t>Quantity</w:t>
            </w:r>
          </w:p>
        </w:tc>
        <w:tc>
          <w:tcPr>
            <w:tcW w:w="900" w:type="dxa"/>
            <w:noWrap/>
            <w:hideMark/>
          </w:tcPr>
          <w:p w14:paraId="44106856" w14:textId="2B4B6FE9" w:rsidR="00744F7B" w:rsidRPr="00425FAB" w:rsidRDefault="00744F7B" w:rsidP="00112176">
            <w:r w:rsidRPr="00425FAB">
              <w:t xml:space="preserve">Price </w:t>
            </w:r>
            <w:r w:rsidR="00112176">
              <w:t>$</w:t>
            </w:r>
          </w:p>
        </w:tc>
      </w:tr>
      <w:tr w:rsidR="00744F7B" w:rsidRPr="00425FAB" w14:paraId="10FC7670" w14:textId="77777777" w:rsidTr="00744F7B">
        <w:trPr>
          <w:trHeight w:val="320"/>
        </w:trPr>
        <w:tc>
          <w:tcPr>
            <w:tcW w:w="1530" w:type="dxa"/>
            <w:noWrap/>
            <w:hideMark/>
          </w:tcPr>
          <w:p w14:paraId="68BFE3B7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3DBFD206" w14:textId="77777777" w:rsidR="00744F7B" w:rsidRPr="00425FAB" w:rsidRDefault="00744F7B">
            <w:r w:rsidRPr="00425FAB">
              <w:t>732-5008-ND</w:t>
            </w:r>
          </w:p>
        </w:tc>
        <w:tc>
          <w:tcPr>
            <w:tcW w:w="4320" w:type="dxa"/>
            <w:noWrap/>
            <w:hideMark/>
          </w:tcPr>
          <w:p w14:paraId="02E90D9F" w14:textId="77777777" w:rsidR="00744F7B" w:rsidRPr="00425FAB" w:rsidRDefault="00744F7B">
            <w:r w:rsidRPr="00425FAB">
              <w:t>LED GRN DIFF 3MM ROUND T/H</w:t>
            </w:r>
          </w:p>
        </w:tc>
        <w:tc>
          <w:tcPr>
            <w:tcW w:w="1260" w:type="dxa"/>
            <w:noWrap/>
            <w:hideMark/>
          </w:tcPr>
          <w:p w14:paraId="41BC2D48" w14:textId="77777777" w:rsidR="00744F7B" w:rsidRPr="00425FAB" w:rsidRDefault="00744F7B" w:rsidP="00425FAB">
            <w:r w:rsidRPr="00425FAB">
              <w:t>0.15</w:t>
            </w:r>
          </w:p>
        </w:tc>
        <w:tc>
          <w:tcPr>
            <w:tcW w:w="1170" w:type="dxa"/>
          </w:tcPr>
          <w:p w14:paraId="7CB76C74" w14:textId="4F8DE107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6B21F68D" w14:textId="14BEF486" w:rsidR="00744F7B" w:rsidRPr="00425FAB" w:rsidRDefault="00744F7B" w:rsidP="00425FAB">
            <w:r w:rsidRPr="00425FAB">
              <w:t>0.3</w:t>
            </w:r>
          </w:p>
        </w:tc>
      </w:tr>
      <w:tr w:rsidR="00744F7B" w:rsidRPr="00425FAB" w14:paraId="2134F5BB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405859DD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7400B249" w14:textId="77777777" w:rsidR="00744F7B" w:rsidRPr="00425FAB" w:rsidRDefault="00744F7B">
            <w:r w:rsidRPr="00425FAB">
              <w:t>609-3927-ND</w:t>
            </w:r>
          </w:p>
        </w:tc>
        <w:tc>
          <w:tcPr>
            <w:tcW w:w="4320" w:type="dxa"/>
            <w:noWrap/>
            <w:hideMark/>
          </w:tcPr>
          <w:p w14:paraId="59C48D9C" w14:textId="77777777" w:rsidR="00744F7B" w:rsidRPr="00425FAB" w:rsidRDefault="00744F7B">
            <w:r w:rsidRPr="00425FAB">
              <w:t>TERM BLOCK 2POS 5.00MM PCB HORIZ</w:t>
            </w:r>
          </w:p>
        </w:tc>
        <w:tc>
          <w:tcPr>
            <w:tcW w:w="1260" w:type="dxa"/>
            <w:noWrap/>
            <w:hideMark/>
          </w:tcPr>
          <w:p w14:paraId="64797382" w14:textId="77777777" w:rsidR="00744F7B" w:rsidRPr="00425FAB" w:rsidRDefault="00744F7B" w:rsidP="00425FAB">
            <w:r w:rsidRPr="00425FAB">
              <w:t>0.8</w:t>
            </w:r>
          </w:p>
        </w:tc>
        <w:tc>
          <w:tcPr>
            <w:tcW w:w="1170" w:type="dxa"/>
          </w:tcPr>
          <w:p w14:paraId="5FA3A7FE" w14:textId="10FEA137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22513A44" w14:textId="23C88BB0" w:rsidR="00744F7B" w:rsidRPr="00425FAB" w:rsidRDefault="00744F7B" w:rsidP="00425FAB">
            <w:r w:rsidRPr="00425FAB">
              <w:t>1.6</w:t>
            </w:r>
          </w:p>
        </w:tc>
      </w:tr>
      <w:tr w:rsidR="00744F7B" w:rsidRPr="00425FAB" w14:paraId="247B240C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7C3D52A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58AA1948" w14:textId="77777777" w:rsidR="00744F7B" w:rsidRPr="00425FAB" w:rsidRDefault="00744F7B">
            <w:r w:rsidRPr="00425FAB">
              <w:t>EG1903-ND</w:t>
            </w:r>
          </w:p>
        </w:tc>
        <w:tc>
          <w:tcPr>
            <w:tcW w:w="4320" w:type="dxa"/>
            <w:noWrap/>
            <w:hideMark/>
          </w:tcPr>
          <w:p w14:paraId="1098C031" w14:textId="77777777" w:rsidR="00744F7B" w:rsidRPr="00425FAB" w:rsidRDefault="00744F7B">
            <w:r w:rsidRPr="00425FAB">
              <w:t>SWITCH SLIDE SPDT 200MA 30V</w:t>
            </w:r>
          </w:p>
        </w:tc>
        <w:tc>
          <w:tcPr>
            <w:tcW w:w="1260" w:type="dxa"/>
            <w:noWrap/>
            <w:hideMark/>
          </w:tcPr>
          <w:p w14:paraId="4F11D3E5" w14:textId="77777777" w:rsidR="00744F7B" w:rsidRPr="00425FAB" w:rsidRDefault="00744F7B" w:rsidP="00425FAB">
            <w:r w:rsidRPr="00425FAB">
              <w:t>0.58</w:t>
            </w:r>
          </w:p>
        </w:tc>
        <w:tc>
          <w:tcPr>
            <w:tcW w:w="1170" w:type="dxa"/>
          </w:tcPr>
          <w:p w14:paraId="0EA7E49D" w14:textId="137B677E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79FAC597" w14:textId="247098F0" w:rsidR="00744F7B" w:rsidRPr="00425FAB" w:rsidRDefault="00744F7B" w:rsidP="00425FAB">
            <w:r w:rsidRPr="00425FAB">
              <w:t>1.16</w:t>
            </w:r>
          </w:p>
        </w:tc>
      </w:tr>
      <w:tr w:rsidR="00744F7B" w:rsidRPr="00425FAB" w14:paraId="768A9903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2322B34F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594F57F9" w14:textId="77777777" w:rsidR="00744F7B" w:rsidRPr="00425FAB" w:rsidRDefault="00744F7B">
            <w:r w:rsidRPr="00425FAB">
              <w:t>BH9V-PC-ND</w:t>
            </w:r>
          </w:p>
        </w:tc>
        <w:tc>
          <w:tcPr>
            <w:tcW w:w="4320" w:type="dxa"/>
            <w:noWrap/>
            <w:hideMark/>
          </w:tcPr>
          <w:p w14:paraId="53EEE3F1" w14:textId="77777777" w:rsidR="00744F7B" w:rsidRPr="00425FAB" w:rsidRDefault="00744F7B">
            <w:r w:rsidRPr="00425FAB">
              <w:t>HOLDER BATTERY 9V PC MOUNT</w:t>
            </w:r>
          </w:p>
        </w:tc>
        <w:tc>
          <w:tcPr>
            <w:tcW w:w="1260" w:type="dxa"/>
            <w:noWrap/>
            <w:hideMark/>
          </w:tcPr>
          <w:p w14:paraId="0EAB7164" w14:textId="77777777" w:rsidR="00744F7B" w:rsidRPr="00425FAB" w:rsidRDefault="00744F7B" w:rsidP="00425FAB">
            <w:r w:rsidRPr="00425FAB">
              <w:t>1.65</w:t>
            </w:r>
          </w:p>
        </w:tc>
        <w:tc>
          <w:tcPr>
            <w:tcW w:w="1170" w:type="dxa"/>
          </w:tcPr>
          <w:p w14:paraId="6BF9C781" w14:textId="003DFC35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6229BED3" w14:textId="59FA2211" w:rsidR="00744F7B" w:rsidRPr="00425FAB" w:rsidRDefault="00744F7B" w:rsidP="00425FAB">
            <w:r w:rsidRPr="00425FAB">
              <w:t>1.65</w:t>
            </w:r>
          </w:p>
        </w:tc>
      </w:tr>
      <w:tr w:rsidR="00744F7B" w:rsidRPr="00425FAB" w14:paraId="0F9B2EEE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3E1D0BAA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13150BD8" w14:textId="77777777" w:rsidR="00744F7B" w:rsidRPr="00425FAB" w:rsidRDefault="00744F7B">
            <w:r w:rsidRPr="00425FAB">
              <w:t>296-1411-5-ND</w:t>
            </w:r>
          </w:p>
        </w:tc>
        <w:tc>
          <w:tcPr>
            <w:tcW w:w="4320" w:type="dxa"/>
            <w:noWrap/>
            <w:hideMark/>
          </w:tcPr>
          <w:p w14:paraId="29741657" w14:textId="77777777" w:rsidR="00744F7B" w:rsidRPr="00425FAB" w:rsidRDefault="00744F7B">
            <w:r w:rsidRPr="00425FAB">
              <w:t>IC OSC SINGLE TIMER 100KHZ 8-DIP</w:t>
            </w:r>
          </w:p>
        </w:tc>
        <w:tc>
          <w:tcPr>
            <w:tcW w:w="1260" w:type="dxa"/>
            <w:noWrap/>
            <w:hideMark/>
          </w:tcPr>
          <w:p w14:paraId="6589DC46" w14:textId="77777777" w:rsidR="00744F7B" w:rsidRPr="00425FAB" w:rsidRDefault="00744F7B" w:rsidP="00425FAB">
            <w:r w:rsidRPr="00425FAB">
              <w:t>0.45</w:t>
            </w:r>
          </w:p>
        </w:tc>
        <w:tc>
          <w:tcPr>
            <w:tcW w:w="1170" w:type="dxa"/>
          </w:tcPr>
          <w:p w14:paraId="6A2CA13A" w14:textId="65012FE7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74D44D02" w14:textId="68679E31" w:rsidR="00744F7B" w:rsidRPr="00425FAB" w:rsidRDefault="00744F7B" w:rsidP="00425FAB">
            <w:r w:rsidRPr="00425FAB">
              <w:t>0.9</w:t>
            </w:r>
          </w:p>
        </w:tc>
      </w:tr>
      <w:tr w:rsidR="00744F7B" w:rsidRPr="00425FAB" w14:paraId="1D74FCB0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4F6414D6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497D5B00" w14:textId="77777777" w:rsidR="00744F7B" w:rsidRPr="00425FAB" w:rsidRDefault="00744F7B">
            <w:r w:rsidRPr="00425FAB">
              <w:t>CF14JT22R0CT-ND</w:t>
            </w:r>
          </w:p>
        </w:tc>
        <w:tc>
          <w:tcPr>
            <w:tcW w:w="4320" w:type="dxa"/>
            <w:noWrap/>
            <w:hideMark/>
          </w:tcPr>
          <w:p w14:paraId="6918E1B8" w14:textId="77777777" w:rsidR="00744F7B" w:rsidRPr="00425FAB" w:rsidRDefault="00744F7B">
            <w:r w:rsidRPr="00425FAB">
              <w:t>RES 22 OHM 1/4W 5% AXIAL</w:t>
            </w:r>
          </w:p>
        </w:tc>
        <w:tc>
          <w:tcPr>
            <w:tcW w:w="1260" w:type="dxa"/>
            <w:noWrap/>
            <w:hideMark/>
          </w:tcPr>
          <w:p w14:paraId="7A983E0F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195CA2A6" w14:textId="7997A907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3D91CD12" w14:textId="4D322FB2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17983249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2C0EBAEA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5208C6F9" w14:textId="77777777" w:rsidR="00744F7B" w:rsidRPr="00425FAB" w:rsidRDefault="00744F7B">
            <w:r w:rsidRPr="00425FAB">
              <w:t>CF14JT330RCT-ND</w:t>
            </w:r>
          </w:p>
        </w:tc>
        <w:tc>
          <w:tcPr>
            <w:tcW w:w="4320" w:type="dxa"/>
            <w:noWrap/>
            <w:hideMark/>
          </w:tcPr>
          <w:p w14:paraId="35C62316" w14:textId="77777777" w:rsidR="00744F7B" w:rsidRPr="00425FAB" w:rsidRDefault="00744F7B">
            <w:r w:rsidRPr="00425FAB">
              <w:t>RES 330 OHM 1/4W 5% AXIAL</w:t>
            </w:r>
          </w:p>
        </w:tc>
        <w:tc>
          <w:tcPr>
            <w:tcW w:w="1260" w:type="dxa"/>
            <w:noWrap/>
            <w:hideMark/>
          </w:tcPr>
          <w:p w14:paraId="0D3CDAA9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36AAC6D2" w14:textId="4A3C6049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729D4CCC" w14:textId="11D86BC3" w:rsidR="00744F7B" w:rsidRPr="00425FAB" w:rsidRDefault="00744F7B" w:rsidP="00425FAB">
            <w:r w:rsidRPr="00425FAB">
              <w:t>0.2</w:t>
            </w:r>
          </w:p>
        </w:tc>
      </w:tr>
      <w:tr w:rsidR="00744F7B" w:rsidRPr="00425FAB" w14:paraId="41F856C4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44CDDDE1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4B113DE9" w14:textId="77777777" w:rsidR="00744F7B" w:rsidRPr="00425FAB" w:rsidRDefault="00744F7B">
            <w:r w:rsidRPr="00425FAB">
              <w:t>732-8823-1-ND</w:t>
            </w:r>
          </w:p>
        </w:tc>
        <w:tc>
          <w:tcPr>
            <w:tcW w:w="4320" w:type="dxa"/>
            <w:noWrap/>
            <w:hideMark/>
          </w:tcPr>
          <w:p w14:paraId="6F80E491" w14:textId="77777777" w:rsidR="00744F7B" w:rsidRPr="00425FAB" w:rsidRDefault="00744F7B">
            <w:r w:rsidRPr="00425FAB">
              <w:t>CAP ALUM 47UF 20% 25V RADIAL</w:t>
            </w:r>
          </w:p>
        </w:tc>
        <w:tc>
          <w:tcPr>
            <w:tcW w:w="1260" w:type="dxa"/>
            <w:noWrap/>
            <w:hideMark/>
          </w:tcPr>
          <w:p w14:paraId="3ECD6F1C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47F72B08" w14:textId="0946BC58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6A2C5651" w14:textId="509A3BDB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7F0FECC2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6F2561E9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51C67E58" w14:textId="77777777" w:rsidR="00744F7B" w:rsidRPr="00425FAB" w:rsidRDefault="00744F7B">
            <w:r w:rsidRPr="00425FAB">
              <w:t>BC2662CT-ND</w:t>
            </w:r>
          </w:p>
        </w:tc>
        <w:tc>
          <w:tcPr>
            <w:tcW w:w="4320" w:type="dxa"/>
            <w:noWrap/>
            <w:hideMark/>
          </w:tcPr>
          <w:p w14:paraId="46E9CDA2" w14:textId="77777777" w:rsidR="00744F7B" w:rsidRPr="00425FAB" w:rsidRDefault="00744F7B">
            <w:r w:rsidRPr="00425FAB">
              <w:t>CAP CER 10000PF 50V X7R RADIAL</w:t>
            </w:r>
          </w:p>
        </w:tc>
        <w:tc>
          <w:tcPr>
            <w:tcW w:w="1260" w:type="dxa"/>
            <w:noWrap/>
            <w:hideMark/>
          </w:tcPr>
          <w:p w14:paraId="1282ADA0" w14:textId="77777777" w:rsidR="00744F7B" w:rsidRPr="00425FAB" w:rsidRDefault="00744F7B" w:rsidP="00425FAB">
            <w:r w:rsidRPr="00425FAB">
              <w:t>0.17</w:t>
            </w:r>
          </w:p>
        </w:tc>
        <w:tc>
          <w:tcPr>
            <w:tcW w:w="1170" w:type="dxa"/>
          </w:tcPr>
          <w:p w14:paraId="167F68B1" w14:textId="79B43E0D" w:rsidR="00744F7B" w:rsidRPr="00425FAB" w:rsidRDefault="00744F7B" w:rsidP="00425FAB">
            <w:r w:rsidRPr="00425FAB">
              <w:t>4</w:t>
            </w:r>
          </w:p>
        </w:tc>
        <w:tc>
          <w:tcPr>
            <w:tcW w:w="900" w:type="dxa"/>
            <w:noWrap/>
            <w:hideMark/>
          </w:tcPr>
          <w:p w14:paraId="3A4B8A93" w14:textId="703AB003" w:rsidR="00744F7B" w:rsidRPr="00425FAB" w:rsidRDefault="00744F7B" w:rsidP="00425FAB">
            <w:r w:rsidRPr="00425FAB">
              <w:t>0.68</w:t>
            </w:r>
          </w:p>
        </w:tc>
      </w:tr>
      <w:tr w:rsidR="00744F7B" w:rsidRPr="00425FAB" w14:paraId="5EAE745F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20FAD9FF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0AB77EBA" w14:textId="77777777" w:rsidR="00744F7B" w:rsidRPr="00425FAB" w:rsidRDefault="00744F7B">
            <w:r w:rsidRPr="00425FAB">
              <w:t>BC2659CT-ND</w:t>
            </w:r>
          </w:p>
        </w:tc>
        <w:tc>
          <w:tcPr>
            <w:tcW w:w="4320" w:type="dxa"/>
            <w:noWrap/>
            <w:hideMark/>
          </w:tcPr>
          <w:p w14:paraId="3C855766" w14:textId="77777777" w:rsidR="00744F7B" w:rsidRPr="00425FAB" w:rsidRDefault="00744F7B">
            <w:r w:rsidRPr="00425FAB">
              <w:t>CAP CER 1000PF 50V X7R RADIAL</w:t>
            </w:r>
          </w:p>
        </w:tc>
        <w:tc>
          <w:tcPr>
            <w:tcW w:w="1260" w:type="dxa"/>
            <w:noWrap/>
            <w:hideMark/>
          </w:tcPr>
          <w:p w14:paraId="6276B5E0" w14:textId="77777777" w:rsidR="00744F7B" w:rsidRPr="00425FAB" w:rsidRDefault="00744F7B" w:rsidP="00425FAB">
            <w:r w:rsidRPr="00425FAB">
              <w:t>0.17</w:t>
            </w:r>
          </w:p>
        </w:tc>
        <w:tc>
          <w:tcPr>
            <w:tcW w:w="1170" w:type="dxa"/>
          </w:tcPr>
          <w:p w14:paraId="1BED89C3" w14:textId="12BD80DF" w:rsidR="00744F7B" w:rsidRPr="00425FAB" w:rsidRDefault="00744F7B" w:rsidP="00425FAB">
            <w:r w:rsidRPr="00425FAB">
              <w:t>3</w:t>
            </w:r>
          </w:p>
        </w:tc>
        <w:tc>
          <w:tcPr>
            <w:tcW w:w="900" w:type="dxa"/>
            <w:noWrap/>
            <w:hideMark/>
          </w:tcPr>
          <w:p w14:paraId="7F2C39B3" w14:textId="30DFFCAF" w:rsidR="00744F7B" w:rsidRPr="00425FAB" w:rsidRDefault="00744F7B" w:rsidP="00425FAB">
            <w:r w:rsidRPr="00425FAB">
              <w:t>0.51</w:t>
            </w:r>
          </w:p>
        </w:tc>
      </w:tr>
      <w:tr w:rsidR="00744F7B" w:rsidRPr="00425FAB" w14:paraId="4DBDEECD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65B35386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0932CACE" w14:textId="77777777" w:rsidR="00744F7B" w:rsidRPr="00425FAB" w:rsidRDefault="00744F7B">
            <w:r w:rsidRPr="00425FAB">
              <w:t>CF18JT470RCT-ND</w:t>
            </w:r>
          </w:p>
        </w:tc>
        <w:tc>
          <w:tcPr>
            <w:tcW w:w="4320" w:type="dxa"/>
            <w:noWrap/>
            <w:hideMark/>
          </w:tcPr>
          <w:p w14:paraId="7C9AF37C" w14:textId="77777777" w:rsidR="00744F7B" w:rsidRPr="00425FAB" w:rsidRDefault="00744F7B">
            <w:r w:rsidRPr="00425FAB">
              <w:t>RES 470 OHM 1/8W 5% CF AXIAL</w:t>
            </w:r>
          </w:p>
        </w:tc>
        <w:tc>
          <w:tcPr>
            <w:tcW w:w="1260" w:type="dxa"/>
            <w:noWrap/>
            <w:hideMark/>
          </w:tcPr>
          <w:p w14:paraId="5F7BD428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36B06EB3" w14:textId="0B05A024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2C86E2F7" w14:textId="02CABC8F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36C46240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A7F1CD8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27C279BB" w14:textId="77777777" w:rsidR="00744F7B" w:rsidRPr="00425FAB" w:rsidRDefault="00744F7B">
            <w:r w:rsidRPr="00425FAB">
              <w:t>17.4KXBK-ND</w:t>
            </w:r>
          </w:p>
        </w:tc>
        <w:tc>
          <w:tcPr>
            <w:tcW w:w="4320" w:type="dxa"/>
            <w:noWrap/>
            <w:hideMark/>
          </w:tcPr>
          <w:p w14:paraId="6AC4BCB8" w14:textId="77777777" w:rsidR="00744F7B" w:rsidRPr="00425FAB" w:rsidRDefault="00744F7B">
            <w:r w:rsidRPr="00425FAB">
              <w:t>RES 17.4K OHM 1/4W 1% AXIAL</w:t>
            </w:r>
          </w:p>
        </w:tc>
        <w:tc>
          <w:tcPr>
            <w:tcW w:w="1260" w:type="dxa"/>
            <w:noWrap/>
            <w:hideMark/>
          </w:tcPr>
          <w:p w14:paraId="1888CB1E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1F240F9A" w14:textId="71DD303C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52E50382" w14:textId="29939E13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4DE0CCE0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26FA0ACB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0A669560" w14:textId="77777777" w:rsidR="00744F7B" w:rsidRPr="00425FAB" w:rsidRDefault="00744F7B">
            <w:r w:rsidRPr="00425FAB">
              <w:t>262UR252B-ND</w:t>
            </w:r>
          </w:p>
        </w:tc>
        <w:tc>
          <w:tcPr>
            <w:tcW w:w="4320" w:type="dxa"/>
            <w:noWrap/>
            <w:hideMark/>
          </w:tcPr>
          <w:p w14:paraId="1C7D2A3E" w14:textId="77777777" w:rsidR="00744F7B" w:rsidRPr="00425FAB" w:rsidRDefault="00744F7B">
            <w:r w:rsidRPr="00425FAB">
              <w:t>TRIMMER 2.5K OHM 0.15W TH</w:t>
            </w:r>
          </w:p>
        </w:tc>
        <w:tc>
          <w:tcPr>
            <w:tcW w:w="1260" w:type="dxa"/>
            <w:noWrap/>
            <w:hideMark/>
          </w:tcPr>
          <w:p w14:paraId="08CA4001" w14:textId="77777777" w:rsidR="00744F7B" w:rsidRPr="00425FAB" w:rsidRDefault="00744F7B" w:rsidP="00425FAB">
            <w:r w:rsidRPr="00425FAB">
              <w:t>0.57</w:t>
            </w:r>
          </w:p>
        </w:tc>
        <w:tc>
          <w:tcPr>
            <w:tcW w:w="1170" w:type="dxa"/>
          </w:tcPr>
          <w:p w14:paraId="0DA3C965" w14:textId="4D905F9D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520611AC" w14:textId="45775279" w:rsidR="00744F7B" w:rsidRPr="00425FAB" w:rsidRDefault="00744F7B" w:rsidP="00425FAB">
            <w:r w:rsidRPr="00425FAB">
              <w:t>0.57</w:t>
            </w:r>
          </w:p>
        </w:tc>
      </w:tr>
      <w:tr w:rsidR="00744F7B" w:rsidRPr="00425FAB" w14:paraId="4EDF94C0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44207B9A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07993502" w14:textId="77777777" w:rsidR="00744F7B" w:rsidRPr="00425FAB" w:rsidRDefault="00744F7B">
            <w:r w:rsidRPr="00425FAB">
              <w:t>BC2686CT-ND</w:t>
            </w:r>
          </w:p>
        </w:tc>
        <w:tc>
          <w:tcPr>
            <w:tcW w:w="4320" w:type="dxa"/>
            <w:noWrap/>
            <w:hideMark/>
          </w:tcPr>
          <w:p w14:paraId="1B934840" w14:textId="77777777" w:rsidR="00744F7B" w:rsidRPr="00425FAB" w:rsidRDefault="00744F7B">
            <w:r w:rsidRPr="00425FAB">
              <w:t>CAP CER 0.047UF 50V X7R RADIAL</w:t>
            </w:r>
          </w:p>
        </w:tc>
        <w:tc>
          <w:tcPr>
            <w:tcW w:w="1260" w:type="dxa"/>
            <w:noWrap/>
            <w:hideMark/>
          </w:tcPr>
          <w:p w14:paraId="7C476D67" w14:textId="77777777" w:rsidR="00744F7B" w:rsidRPr="00425FAB" w:rsidRDefault="00744F7B" w:rsidP="00425FAB">
            <w:r w:rsidRPr="00425FAB">
              <w:t>0.19</w:t>
            </w:r>
          </w:p>
        </w:tc>
        <w:tc>
          <w:tcPr>
            <w:tcW w:w="1170" w:type="dxa"/>
          </w:tcPr>
          <w:p w14:paraId="30DA50CC" w14:textId="36B0E094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5B3D046C" w14:textId="5F71EE92" w:rsidR="00744F7B" w:rsidRPr="00425FAB" w:rsidRDefault="00744F7B" w:rsidP="00425FAB">
            <w:r w:rsidRPr="00425FAB">
              <w:t>0.38</w:t>
            </w:r>
          </w:p>
        </w:tc>
      </w:tr>
      <w:tr w:rsidR="00744F7B" w:rsidRPr="00425FAB" w14:paraId="0C58980A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725A6AB4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071D8520" w14:textId="77777777" w:rsidR="00744F7B" w:rsidRPr="00425FAB" w:rsidRDefault="00744F7B">
            <w:r w:rsidRPr="00425FAB">
              <w:t>732-8593-1-ND</w:t>
            </w:r>
          </w:p>
        </w:tc>
        <w:tc>
          <w:tcPr>
            <w:tcW w:w="4320" w:type="dxa"/>
            <w:noWrap/>
            <w:hideMark/>
          </w:tcPr>
          <w:p w14:paraId="1288C8B0" w14:textId="77777777" w:rsidR="00744F7B" w:rsidRPr="00425FAB" w:rsidRDefault="00744F7B">
            <w:r w:rsidRPr="00425FAB">
              <w:t>CAP 10 UF 20% 16 V</w:t>
            </w:r>
          </w:p>
        </w:tc>
        <w:tc>
          <w:tcPr>
            <w:tcW w:w="1260" w:type="dxa"/>
            <w:noWrap/>
            <w:hideMark/>
          </w:tcPr>
          <w:p w14:paraId="2487B3EC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25463FF5" w14:textId="3AA45FBD" w:rsidR="00744F7B" w:rsidRPr="00425FAB" w:rsidRDefault="00744F7B" w:rsidP="00425FAB">
            <w:r w:rsidRPr="00425FAB">
              <w:t>3</w:t>
            </w:r>
          </w:p>
        </w:tc>
        <w:tc>
          <w:tcPr>
            <w:tcW w:w="900" w:type="dxa"/>
            <w:noWrap/>
            <w:hideMark/>
          </w:tcPr>
          <w:p w14:paraId="050E301E" w14:textId="425A8251" w:rsidR="00744F7B" w:rsidRPr="00425FAB" w:rsidRDefault="00744F7B" w:rsidP="00425FAB">
            <w:r w:rsidRPr="00425FAB">
              <w:t>0.3</w:t>
            </w:r>
          </w:p>
        </w:tc>
      </w:tr>
      <w:tr w:rsidR="00744F7B" w:rsidRPr="00425FAB" w14:paraId="50DDE7E4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3DCD6065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60C02B7E" w14:textId="77777777" w:rsidR="00744F7B" w:rsidRPr="00425FAB" w:rsidRDefault="00744F7B">
            <w:r w:rsidRPr="00425FAB">
              <w:t>732-8854-1-ND</w:t>
            </w:r>
          </w:p>
        </w:tc>
        <w:tc>
          <w:tcPr>
            <w:tcW w:w="4320" w:type="dxa"/>
            <w:noWrap/>
            <w:hideMark/>
          </w:tcPr>
          <w:p w14:paraId="47516627" w14:textId="77777777" w:rsidR="00744F7B" w:rsidRPr="00425FAB" w:rsidRDefault="00744F7B">
            <w:r w:rsidRPr="00425FAB">
              <w:t>CAP ALUM 4.7UF 20% 50V RADIAL</w:t>
            </w:r>
          </w:p>
        </w:tc>
        <w:tc>
          <w:tcPr>
            <w:tcW w:w="1260" w:type="dxa"/>
            <w:noWrap/>
            <w:hideMark/>
          </w:tcPr>
          <w:p w14:paraId="18C8B6CB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78672094" w14:textId="4EF9A48F" w:rsidR="00744F7B" w:rsidRPr="00425FAB" w:rsidRDefault="00744F7B" w:rsidP="00425FAB">
            <w:r w:rsidRPr="00425FAB">
              <w:t>3</w:t>
            </w:r>
          </w:p>
        </w:tc>
        <w:tc>
          <w:tcPr>
            <w:tcW w:w="900" w:type="dxa"/>
            <w:noWrap/>
            <w:hideMark/>
          </w:tcPr>
          <w:p w14:paraId="67194E4E" w14:textId="13106E60" w:rsidR="00744F7B" w:rsidRPr="00425FAB" w:rsidRDefault="00744F7B" w:rsidP="00425FAB">
            <w:r w:rsidRPr="00425FAB">
              <w:t>0.3</w:t>
            </w:r>
          </w:p>
        </w:tc>
      </w:tr>
      <w:tr w:rsidR="00744F7B" w:rsidRPr="00425FAB" w14:paraId="4FACDAF5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6C1602B2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7671095C" w14:textId="77777777" w:rsidR="00744F7B" w:rsidRPr="00425FAB" w:rsidRDefault="00744F7B">
            <w:r w:rsidRPr="00425FAB">
              <w:t>732-8911-1-ND</w:t>
            </w:r>
          </w:p>
        </w:tc>
        <w:tc>
          <w:tcPr>
            <w:tcW w:w="4320" w:type="dxa"/>
            <w:noWrap/>
            <w:hideMark/>
          </w:tcPr>
          <w:p w14:paraId="69811571" w14:textId="77777777" w:rsidR="00744F7B" w:rsidRPr="00425FAB" w:rsidRDefault="00744F7B">
            <w:r w:rsidRPr="00425FAB">
              <w:t>CAP ALUM 220UF 20% 10V RADIAL</w:t>
            </w:r>
          </w:p>
        </w:tc>
        <w:tc>
          <w:tcPr>
            <w:tcW w:w="1260" w:type="dxa"/>
            <w:noWrap/>
            <w:hideMark/>
          </w:tcPr>
          <w:p w14:paraId="1820762E" w14:textId="77777777" w:rsidR="00744F7B" w:rsidRPr="00425FAB" w:rsidRDefault="00744F7B" w:rsidP="00425FAB">
            <w:r w:rsidRPr="00425FAB">
              <w:t>0.13</w:t>
            </w:r>
          </w:p>
        </w:tc>
        <w:tc>
          <w:tcPr>
            <w:tcW w:w="1170" w:type="dxa"/>
          </w:tcPr>
          <w:p w14:paraId="3A456005" w14:textId="5A2AE60D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30628C4B" w14:textId="2759C773" w:rsidR="00744F7B" w:rsidRPr="00425FAB" w:rsidRDefault="00744F7B" w:rsidP="00425FAB">
            <w:r w:rsidRPr="00425FAB">
              <w:t>0.26</w:t>
            </w:r>
          </w:p>
        </w:tc>
      </w:tr>
      <w:tr w:rsidR="00744F7B" w:rsidRPr="00425FAB" w14:paraId="696C66F8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3558CE4F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3F9C49BD" w14:textId="77777777" w:rsidR="00744F7B" w:rsidRPr="00425FAB" w:rsidRDefault="00744F7B">
            <w:r w:rsidRPr="00425FAB">
              <w:t>36-232-ND</w:t>
            </w:r>
          </w:p>
        </w:tc>
        <w:tc>
          <w:tcPr>
            <w:tcW w:w="4320" w:type="dxa"/>
            <w:noWrap/>
            <w:hideMark/>
          </w:tcPr>
          <w:p w14:paraId="69C5B8D7" w14:textId="77777777" w:rsidR="00744F7B" w:rsidRPr="00425FAB" w:rsidRDefault="00744F7B">
            <w:r w:rsidRPr="00425FAB">
              <w:t>STRAP BATT ECON 9V I STYLE 4"LD</w:t>
            </w:r>
          </w:p>
        </w:tc>
        <w:tc>
          <w:tcPr>
            <w:tcW w:w="1260" w:type="dxa"/>
            <w:noWrap/>
            <w:hideMark/>
          </w:tcPr>
          <w:p w14:paraId="6151007F" w14:textId="77777777" w:rsidR="00744F7B" w:rsidRPr="00425FAB" w:rsidRDefault="00744F7B" w:rsidP="00425FAB">
            <w:r w:rsidRPr="00425FAB">
              <w:t>0.6</w:t>
            </w:r>
          </w:p>
        </w:tc>
        <w:tc>
          <w:tcPr>
            <w:tcW w:w="1170" w:type="dxa"/>
          </w:tcPr>
          <w:p w14:paraId="0850BFCF" w14:textId="3AC87456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7B8CF3A8" w14:textId="1281601C" w:rsidR="00744F7B" w:rsidRPr="00425FAB" w:rsidRDefault="00744F7B" w:rsidP="00425FAB">
            <w:r w:rsidRPr="00425FAB">
              <w:t>0.6</w:t>
            </w:r>
          </w:p>
        </w:tc>
      </w:tr>
      <w:tr w:rsidR="00744F7B" w:rsidRPr="00425FAB" w14:paraId="4F48D9FC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7EB72A81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5257C0D0" w14:textId="6CA037C4" w:rsidR="00744F7B" w:rsidRPr="00425FAB" w:rsidRDefault="00744F7B">
            <w:r>
              <w:t>1N4007-TPMSCT</w:t>
            </w:r>
          </w:p>
        </w:tc>
        <w:tc>
          <w:tcPr>
            <w:tcW w:w="4320" w:type="dxa"/>
            <w:noWrap/>
            <w:hideMark/>
          </w:tcPr>
          <w:p w14:paraId="0B8CCF85" w14:textId="77777777" w:rsidR="00744F7B" w:rsidRPr="00425FAB" w:rsidRDefault="00744F7B">
            <w:r w:rsidRPr="00425FAB">
              <w:t>DIODE GEN PURP 1KV 1A DO41</w:t>
            </w:r>
          </w:p>
        </w:tc>
        <w:tc>
          <w:tcPr>
            <w:tcW w:w="1260" w:type="dxa"/>
            <w:noWrap/>
            <w:hideMark/>
          </w:tcPr>
          <w:p w14:paraId="3401E0A2" w14:textId="77777777" w:rsidR="00744F7B" w:rsidRPr="00425FAB" w:rsidRDefault="00744F7B" w:rsidP="00425FAB">
            <w:r w:rsidRPr="00425FAB">
              <w:t>0.11</w:t>
            </w:r>
          </w:p>
        </w:tc>
        <w:tc>
          <w:tcPr>
            <w:tcW w:w="1170" w:type="dxa"/>
          </w:tcPr>
          <w:p w14:paraId="1A9106BE" w14:textId="3723EB7F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47136CFC" w14:textId="1CDB0D11" w:rsidR="00744F7B" w:rsidRPr="00425FAB" w:rsidRDefault="00744F7B" w:rsidP="00425FAB">
            <w:r w:rsidRPr="00425FAB">
              <w:t>0.11</w:t>
            </w:r>
          </w:p>
        </w:tc>
      </w:tr>
      <w:tr w:rsidR="00744F7B" w:rsidRPr="00425FAB" w14:paraId="3AFCF6FD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38DF7B9A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376A5428" w14:textId="77777777" w:rsidR="00744F7B" w:rsidRPr="00425FAB" w:rsidRDefault="00744F7B">
            <w:r w:rsidRPr="00425FAB">
              <w:t>296-1395-5-ND</w:t>
            </w:r>
          </w:p>
        </w:tc>
        <w:tc>
          <w:tcPr>
            <w:tcW w:w="4320" w:type="dxa"/>
            <w:noWrap/>
            <w:hideMark/>
          </w:tcPr>
          <w:p w14:paraId="052B587A" w14:textId="77777777" w:rsidR="00744F7B" w:rsidRPr="00425FAB" w:rsidRDefault="00744F7B">
            <w:r w:rsidRPr="00425FAB">
              <w:t>IC OPAMP GP 700KHZ 8DIP</w:t>
            </w:r>
          </w:p>
        </w:tc>
        <w:tc>
          <w:tcPr>
            <w:tcW w:w="1260" w:type="dxa"/>
            <w:noWrap/>
            <w:hideMark/>
          </w:tcPr>
          <w:p w14:paraId="6AEE00E8" w14:textId="77777777" w:rsidR="00744F7B" w:rsidRPr="00425FAB" w:rsidRDefault="00744F7B" w:rsidP="00425FAB">
            <w:r w:rsidRPr="00425FAB">
              <w:t>0.45</w:t>
            </w:r>
          </w:p>
        </w:tc>
        <w:tc>
          <w:tcPr>
            <w:tcW w:w="1170" w:type="dxa"/>
          </w:tcPr>
          <w:p w14:paraId="7C89D670" w14:textId="780E4252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47A5B426" w14:textId="48BC5807" w:rsidR="00744F7B" w:rsidRPr="00425FAB" w:rsidRDefault="00744F7B" w:rsidP="00425FAB">
            <w:r w:rsidRPr="00425FAB">
              <w:t>0.45</w:t>
            </w:r>
          </w:p>
        </w:tc>
      </w:tr>
      <w:tr w:rsidR="00744F7B" w:rsidRPr="00425FAB" w14:paraId="3A23F368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159C11F1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1C8C85B2" w14:textId="77777777" w:rsidR="00744F7B" w:rsidRPr="00425FAB" w:rsidRDefault="00744F7B">
            <w:r w:rsidRPr="00425FAB">
              <w:t>296-43960-5-ND</w:t>
            </w:r>
          </w:p>
        </w:tc>
        <w:tc>
          <w:tcPr>
            <w:tcW w:w="4320" w:type="dxa"/>
            <w:noWrap/>
            <w:hideMark/>
          </w:tcPr>
          <w:p w14:paraId="55F1C991" w14:textId="77777777" w:rsidR="00744F7B" w:rsidRPr="00425FAB" w:rsidRDefault="00744F7B">
            <w:r w:rsidRPr="00425FAB">
              <w:t>IC AMP AUDIO PWR 1W MONO AB 8DIP</w:t>
            </w:r>
          </w:p>
        </w:tc>
        <w:tc>
          <w:tcPr>
            <w:tcW w:w="1260" w:type="dxa"/>
            <w:noWrap/>
            <w:hideMark/>
          </w:tcPr>
          <w:p w14:paraId="37CE9997" w14:textId="77777777" w:rsidR="00744F7B" w:rsidRPr="00425FAB" w:rsidRDefault="00744F7B" w:rsidP="00425FAB">
            <w:r w:rsidRPr="00425FAB">
              <w:t>1.01</w:t>
            </w:r>
          </w:p>
        </w:tc>
        <w:tc>
          <w:tcPr>
            <w:tcW w:w="1170" w:type="dxa"/>
          </w:tcPr>
          <w:p w14:paraId="1338A969" w14:textId="5613462A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0BE70E80" w14:textId="4EF474FB" w:rsidR="00744F7B" w:rsidRPr="00425FAB" w:rsidRDefault="00744F7B" w:rsidP="00425FAB">
            <w:r w:rsidRPr="00425FAB">
              <w:t>1.01</w:t>
            </w:r>
          </w:p>
        </w:tc>
      </w:tr>
      <w:tr w:rsidR="00744F7B" w:rsidRPr="00425FAB" w14:paraId="5CAD769A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103DAB62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647B471D" w14:textId="77777777" w:rsidR="00744F7B" w:rsidRPr="00425FAB" w:rsidRDefault="00744F7B">
            <w:r w:rsidRPr="00425FAB">
              <w:t>1528-2435-ND</w:t>
            </w:r>
          </w:p>
        </w:tc>
        <w:tc>
          <w:tcPr>
            <w:tcW w:w="4320" w:type="dxa"/>
            <w:noWrap/>
            <w:hideMark/>
          </w:tcPr>
          <w:p w14:paraId="6864064A" w14:textId="77777777" w:rsidR="00744F7B" w:rsidRPr="00425FAB" w:rsidRDefault="00744F7B">
            <w:r>
              <w:t xml:space="preserve">SPEAKER - 3 DIAMETER - 4 OHM </w:t>
            </w:r>
          </w:p>
        </w:tc>
        <w:tc>
          <w:tcPr>
            <w:tcW w:w="1260" w:type="dxa"/>
            <w:noWrap/>
            <w:hideMark/>
          </w:tcPr>
          <w:p w14:paraId="60522E28" w14:textId="77777777" w:rsidR="00744F7B" w:rsidRPr="00425FAB" w:rsidRDefault="00744F7B" w:rsidP="00425FAB">
            <w:r w:rsidRPr="00425FAB">
              <w:t>1.95</w:t>
            </w:r>
          </w:p>
        </w:tc>
        <w:tc>
          <w:tcPr>
            <w:tcW w:w="1170" w:type="dxa"/>
          </w:tcPr>
          <w:p w14:paraId="34031D98" w14:textId="3C779532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4BC1963D" w14:textId="7FC7EE04" w:rsidR="00744F7B" w:rsidRPr="00425FAB" w:rsidRDefault="00744F7B" w:rsidP="00425FAB">
            <w:r w:rsidRPr="00425FAB">
              <w:t>1.95</w:t>
            </w:r>
          </w:p>
        </w:tc>
      </w:tr>
      <w:tr w:rsidR="00744F7B" w:rsidRPr="00425FAB" w14:paraId="4F4D20FB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5ABE6FD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74FA1900" w14:textId="77777777" w:rsidR="00744F7B" w:rsidRPr="00425FAB" w:rsidRDefault="00744F7B">
            <w:r w:rsidRPr="00425FAB">
              <w:t>2N3904-APCT</w:t>
            </w:r>
          </w:p>
        </w:tc>
        <w:tc>
          <w:tcPr>
            <w:tcW w:w="4320" w:type="dxa"/>
            <w:noWrap/>
            <w:hideMark/>
          </w:tcPr>
          <w:p w14:paraId="399DF821" w14:textId="77777777" w:rsidR="00744F7B" w:rsidRPr="00425FAB" w:rsidRDefault="00744F7B">
            <w:r w:rsidRPr="00425FAB">
              <w:t>TRANS NPN 40V 0.2A TO92</w:t>
            </w:r>
          </w:p>
        </w:tc>
        <w:tc>
          <w:tcPr>
            <w:tcW w:w="1260" w:type="dxa"/>
            <w:noWrap/>
            <w:hideMark/>
          </w:tcPr>
          <w:p w14:paraId="7C44EFD0" w14:textId="77777777" w:rsidR="00744F7B" w:rsidRPr="00425FAB" w:rsidRDefault="00744F7B" w:rsidP="00425FAB">
            <w:r w:rsidRPr="00425FAB">
              <w:t>0.19</w:t>
            </w:r>
          </w:p>
        </w:tc>
        <w:tc>
          <w:tcPr>
            <w:tcW w:w="1170" w:type="dxa"/>
          </w:tcPr>
          <w:p w14:paraId="044EAF51" w14:textId="52A37422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7BB0F8FE" w14:textId="769319B8" w:rsidR="00744F7B" w:rsidRPr="00425FAB" w:rsidRDefault="00744F7B" w:rsidP="00425FAB">
            <w:r w:rsidRPr="00425FAB">
              <w:t>0.19</w:t>
            </w:r>
          </w:p>
        </w:tc>
      </w:tr>
      <w:tr w:rsidR="00744F7B" w:rsidRPr="00425FAB" w14:paraId="1AB75943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5CF72F00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63536B98" w14:textId="035ADA49" w:rsidR="00744F7B" w:rsidRPr="00425FAB" w:rsidRDefault="00744F7B">
            <w:r>
              <w:t>3306P</w:t>
            </w:r>
            <w:r w:rsidRPr="00425FAB">
              <w:t>-502-ND</w:t>
            </w:r>
          </w:p>
        </w:tc>
        <w:tc>
          <w:tcPr>
            <w:tcW w:w="4320" w:type="dxa"/>
            <w:noWrap/>
            <w:hideMark/>
          </w:tcPr>
          <w:p w14:paraId="12539F9B" w14:textId="77777777" w:rsidR="00744F7B" w:rsidRPr="00425FAB" w:rsidRDefault="00744F7B">
            <w:r w:rsidRPr="00425FAB">
              <w:t>TRIMMER 5K OHM 0.2W PC PIN</w:t>
            </w:r>
          </w:p>
        </w:tc>
        <w:tc>
          <w:tcPr>
            <w:tcW w:w="1260" w:type="dxa"/>
            <w:noWrap/>
            <w:hideMark/>
          </w:tcPr>
          <w:p w14:paraId="2D1EBAAD" w14:textId="77777777" w:rsidR="00744F7B" w:rsidRPr="00425FAB" w:rsidRDefault="00744F7B" w:rsidP="00425FAB">
            <w:r w:rsidRPr="00425FAB">
              <w:t>0.43</w:t>
            </w:r>
          </w:p>
        </w:tc>
        <w:tc>
          <w:tcPr>
            <w:tcW w:w="1170" w:type="dxa"/>
          </w:tcPr>
          <w:p w14:paraId="2F4979B1" w14:textId="63AB1570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0EEC4FA0" w14:textId="59A8797C" w:rsidR="00744F7B" w:rsidRPr="00425FAB" w:rsidRDefault="00744F7B" w:rsidP="00425FAB">
            <w:r w:rsidRPr="00425FAB">
              <w:t>0.86</w:t>
            </w:r>
          </w:p>
        </w:tc>
      </w:tr>
      <w:tr w:rsidR="00744F7B" w:rsidRPr="00425FAB" w14:paraId="5CCA6D93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6E8124B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32F1BABD" w14:textId="73841A01" w:rsidR="00744F7B" w:rsidRPr="00425FAB" w:rsidRDefault="00744F7B">
            <w:r>
              <w:t>3306P</w:t>
            </w:r>
            <w:r w:rsidRPr="00425FAB">
              <w:t>-104-ND</w:t>
            </w:r>
          </w:p>
        </w:tc>
        <w:tc>
          <w:tcPr>
            <w:tcW w:w="4320" w:type="dxa"/>
            <w:noWrap/>
            <w:hideMark/>
          </w:tcPr>
          <w:p w14:paraId="7E95B042" w14:textId="77777777" w:rsidR="00744F7B" w:rsidRPr="00425FAB" w:rsidRDefault="00744F7B">
            <w:r w:rsidRPr="00425FAB">
              <w:t>TRIMMER 100K OHM 0.2W PC PIN</w:t>
            </w:r>
          </w:p>
        </w:tc>
        <w:tc>
          <w:tcPr>
            <w:tcW w:w="1260" w:type="dxa"/>
            <w:noWrap/>
            <w:hideMark/>
          </w:tcPr>
          <w:p w14:paraId="4F97DEBE" w14:textId="77777777" w:rsidR="00744F7B" w:rsidRPr="00425FAB" w:rsidRDefault="00744F7B" w:rsidP="00425FAB">
            <w:r w:rsidRPr="00425FAB">
              <w:t>0.43</w:t>
            </w:r>
          </w:p>
        </w:tc>
        <w:tc>
          <w:tcPr>
            <w:tcW w:w="1170" w:type="dxa"/>
          </w:tcPr>
          <w:p w14:paraId="7499EF49" w14:textId="356268C4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10490827" w14:textId="30CE4781" w:rsidR="00744F7B" w:rsidRPr="00425FAB" w:rsidRDefault="00744F7B" w:rsidP="00425FAB">
            <w:r w:rsidRPr="00425FAB">
              <w:t>0.43</w:t>
            </w:r>
          </w:p>
        </w:tc>
      </w:tr>
      <w:tr w:rsidR="00744F7B" w:rsidRPr="00425FAB" w14:paraId="6FC8BE0A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5CDA7D16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52540566" w14:textId="77777777" w:rsidR="00744F7B" w:rsidRPr="00425FAB" w:rsidRDefault="00744F7B">
            <w:r w:rsidRPr="00425FAB">
              <w:t>CF14JT10K0CT-ND</w:t>
            </w:r>
          </w:p>
        </w:tc>
        <w:tc>
          <w:tcPr>
            <w:tcW w:w="4320" w:type="dxa"/>
            <w:noWrap/>
            <w:hideMark/>
          </w:tcPr>
          <w:p w14:paraId="7C5FF683" w14:textId="77777777" w:rsidR="00744F7B" w:rsidRPr="00425FAB" w:rsidRDefault="00744F7B">
            <w:r w:rsidRPr="00425FAB">
              <w:t>RES 10K OHM 1/4W 5% AXIAL</w:t>
            </w:r>
          </w:p>
        </w:tc>
        <w:tc>
          <w:tcPr>
            <w:tcW w:w="1260" w:type="dxa"/>
            <w:noWrap/>
            <w:hideMark/>
          </w:tcPr>
          <w:p w14:paraId="08810557" w14:textId="77777777" w:rsidR="00744F7B" w:rsidRPr="00425FAB" w:rsidRDefault="00744F7B" w:rsidP="00425FAB">
            <w:r w:rsidRPr="00425FAB">
              <w:t>0.04</w:t>
            </w:r>
          </w:p>
        </w:tc>
        <w:tc>
          <w:tcPr>
            <w:tcW w:w="1170" w:type="dxa"/>
          </w:tcPr>
          <w:p w14:paraId="0124007B" w14:textId="1B5A0371" w:rsidR="00744F7B" w:rsidRPr="00425FAB" w:rsidRDefault="00744F7B" w:rsidP="00425FAB">
            <w:r w:rsidRPr="00425FAB">
              <w:t>10</w:t>
            </w:r>
          </w:p>
        </w:tc>
        <w:tc>
          <w:tcPr>
            <w:tcW w:w="900" w:type="dxa"/>
            <w:noWrap/>
            <w:hideMark/>
          </w:tcPr>
          <w:p w14:paraId="58B696EC" w14:textId="507DB20A" w:rsidR="00744F7B" w:rsidRPr="00425FAB" w:rsidRDefault="00744F7B" w:rsidP="00425FAB">
            <w:r w:rsidRPr="00425FAB">
              <w:t>0.4</w:t>
            </w:r>
          </w:p>
        </w:tc>
      </w:tr>
      <w:tr w:rsidR="00744F7B" w:rsidRPr="00425FAB" w14:paraId="28C53515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32F6B77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53CEE642" w14:textId="77777777" w:rsidR="00744F7B" w:rsidRPr="00425FAB" w:rsidRDefault="00744F7B">
            <w:r w:rsidRPr="00425FAB">
              <w:t>CF14JT1K00CT-ND</w:t>
            </w:r>
          </w:p>
        </w:tc>
        <w:tc>
          <w:tcPr>
            <w:tcW w:w="4320" w:type="dxa"/>
            <w:noWrap/>
            <w:hideMark/>
          </w:tcPr>
          <w:p w14:paraId="4364424D" w14:textId="77777777" w:rsidR="00744F7B" w:rsidRPr="00425FAB" w:rsidRDefault="00744F7B">
            <w:r w:rsidRPr="00425FAB">
              <w:t>RES 1K OHM 1/4W 5% AXIAL</w:t>
            </w:r>
          </w:p>
        </w:tc>
        <w:tc>
          <w:tcPr>
            <w:tcW w:w="1260" w:type="dxa"/>
            <w:noWrap/>
            <w:hideMark/>
          </w:tcPr>
          <w:p w14:paraId="78505305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0AF21042" w14:textId="6742D087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3C8DD8DC" w14:textId="5D330FCD" w:rsidR="00744F7B" w:rsidRPr="00425FAB" w:rsidRDefault="00744F7B" w:rsidP="00425FAB">
            <w:r w:rsidRPr="00425FAB">
              <w:t>0.2</w:t>
            </w:r>
          </w:p>
        </w:tc>
      </w:tr>
      <w:tr w:rsidR="00744F7B" w:rsidRPr="00425FAB" w14:paraId="437BF8A0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30923335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251A8C72" w14:textId="77777777" w:rsidR="00744F7B" w:rsidRPr="00425FAB" w:rsidRDefault="00744F7B">
            <w:r w:rsidRPr="00425FAB">
              <w:t>CF14JT100KCT-ND</w:t>
            </w:r>
          </w:p>
        </w:tc>
        <w:tc>
          <w:tcPr>
            <w:tcW w:w="4320" w:type="dxa"/>
            <w:noWrap/>
            <w:hideMark/>
          </w:tcPr>
          <w:p w14:paraId="068ACA0F" w14:textId="77777777" w:rsidR="00744F7B" w:rsidRPr="00425FAB" w:rsidRDefault="00744F7B">
            <w:r w:rsidRPr="00425FAB">
              <w:t>RES 100K OHM 1/4W 5% AXIAL</w:t>
            </w:r>
          </w:p>
        </w:tc>
        <w:tc>
          <w:tcPr>
            <w:tcW w:w="1260" w:type="dxa"/>
            <w:noWrap/>
            <w:hideMark/>
          </w:tcPr>
          <w:p w14:paraId="1576505B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0856F8F1" w14:textId="0946BA04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76F581A8" w14:textId="03665852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002E1B9B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5FDEFDD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47FEAF1F" w14:textId="77777777" w:rsidR="00744F7B" w:rsidRPr="00425FAB" w:rsidRDefault="00744F7B">
            <w:r w:rsidRPr="00425FAB">
              <w:t>S20KQCT-ND</w:t>
            </w:r>
          </w:p>
        </w:tc>
        <w:tc>
          <w:tcPr>
            <w:tcW w:w="4320" w:type="dxa"/>
            <w:noWrap/>
            <w:hideMark/>
          </w:tcPr>
          <w:p w14:paraId="10911A0C" w14:textId="77777777" w:rsidR="00744F7B" w:rsidRPr="00425FAB" w:rsidRDefault="00744F7B">
            <w:r w:rsidRPr="00425FAB">
              <w:t>RES 20K OHM 1/4W 5% CF MINI</w:t>
            </w:r>
          </w:p>
        </w:tc>
        <w:tc>
          <w:tcPr>
            <w:tcW w:w="1260" w:type="dxa"/>
            <w:noWrap/>
            <w:hideMark/>
          </w:tcPr>
          <w:p w14:paraId="29A0F369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026497E9" w14:textId="795ADF4D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1EA6CDB3" w14:textId="0B98DD0B" w:rsidR="00744F7B" w:rsidRPr="00425FAB" w:rsidRDefault="00744F7B" w:rsidP="00425FAB">
            <w:r w:rsidRPr="00425FAB">
              <w:t>0.2</w:t>
            </w:r>
          </w:p>
        </w:tc>
      </w:tr>
      <w:tr w:rsidR="00744F7B" w:rsidRPr="00425FAB" w14:paraId="23570E8D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3E5B90B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3ECC8B88" w14:textId="462D5250" w:rsidR="00744F7B" w:rsidRPr="00425FAB" w:rsidRDefault="00744F7B">
            <w:r>
              <w:t>CF14JT22K0CT</w:t>
            </w:r>
          </w:p>
        </w:tc>
        <w:tc>
          <w:tcPr>
            <w:tcW w:w="4320" w:type="dxa"/>
            <w:noWrap/>
            <w:hideMark/>
          </w:tcPr>
          <w:p w14:paraId="4811A694" w14:textId="77777777" w:rsidR="00744F7B" w:rsidRPr="00425FAB" w:rsidRDefault="00744F7B">
            <w:r w:rsidRPr="00425FAB">
              <w:t>RES 22K OHM 1/4W 5% AXIAL</w:t>
            </w:r>
          </w:p>
        </w:tc>
        <w:tc>
          <w:tcPr>
            <w:tcW w:w="1260" w:type="dxa"/>
            <w:noWrap/>
            <w:hideMark/>
          </w:tcPr>
          <w:p w14:paraId="6830468B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5B4A204C" w14:textId="2E35817D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1F0F26FA" w14:textId="68247FDD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04A3462D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5DD606DF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0308814F" w14:textId="77777777" w:rsidR="00744F7B" w:rsidRPr="00425FAB" w:rsidRDefault="00744F7B">
            <w:r w:rsidRPr="00425FAB">
              <w:t>CF14JT1K50CT-ND</w:t>
            </w:r>
          </w:p>
        </w:tc>
        <w:tc>
          <w:tcPr>
            <w:tcW w:w="4320" w:type="dxa"/>
            <w:noWrap/>
            <w:hideMark/>
          </w:tcPr>
          <w:p w14:paraId="78557569" w14:textId="77777777" w:rsidR="00744F7B" w:rsidRPr="00425FAB" w:rsidRDefault="00744F7B">
            <w:r w:rsidRPr="00425FAB">
              <w:t>RES 1.5K OHM 1/4W 5% AXIAL</w:t>
            </w:r>
          </w:p>
        </w:tc>
        <w:tc>
          <w:tcPr>
            <w:tcW w:w="1260" w:type="dxa"/>
            <w:noWrap/>
            <w:hideMark/>
          </w:tcPr>
          <w:p w14:paraId="01862274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52577BC0" w14:textId="55B55D45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11E47683" w14:textId="45C5DA60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2CCA3C01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6C7EF60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3881E4DB" w14:textId="77777777" w:rsidR="00744F7B" w:rsidRPr="00425FAB" w:rsidRDefault="00744F7B">
            <w:r w:rsidRPr="00425FAB">
              <w:t>1.2KQBK-ND</w:t>
            </w:r>
          </w:p>
        </w:tc>
        <w:tc>
          <w:tcPr>
            <w:tcW w:w="4320" w:type="dxa"/>
            <w:noWrap/>
            <w:hideMark/>
          </w:tcPr>
          <w:p w14:paraId="6A3574D5" w14:textId="77777777" w:rsidR="00744F7B" w:rsidRPr="00425FAB" w:rsidRDefault="00744F7B">
            <w:r w:rsidRPr="00425FAB">
              <w:t>RES 1.2K OHM 1/4W 5% AXIAL</w:t>
            </w:r>
          </w:p>
        </w:tc>
        <w:tc>
          <w:tcPr>
            <w:tcW w:w="1260" w:type="dxa"/>
            <w:noWrap/>
            <w:hideMark/>
          </w:tcPr>
          <w:p w14:paraId="1FCFEFF7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2A9C8E89" w14:textId="29C7F722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07358F61" w14:textId="01335DA7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2BCA57CF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656CBBF1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301F836E" w14:textId="77777777" w:rsidR="00744F7B" w:rsidRPr="00425FAB" w:rsidRDefault="00744F7B">
            <w:r w:rsidRPr="00425FAB">
              <w:t>CF14JT560RCT-ND</w:t>
            </w:r>
          </w:p>
        </w:tc>
        <w:tc>
          <w:tcPr>
            <w:tcW w:w="4320" w:type="dxa"/>
            <w:noWrap/>
            <w:hideMark/>
          </w:tcPr>
          <w:p w14:paraId="4401DC9E" w14:textId="77777777" w:rsidR="00744F7B" w:rsidRPr="00425FAB" w:rsidRDefault="00744F7B">
            <w:r w:rsidRPr="00425FAB">
              <w:t>RES 560 OHM 1/4W 5% AXIAL</w:t>
            </w:r>
          </w:p>
        </w:tc>
        <w:tc>
          <w:tcPr>
            <w:tcW w:w="1260" w:type="dxa"/>
            <w:noWrap/>
            <w:hideMark/>
          </w:tcPr>
          <w:p w14:paraId="16796215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62F3C0CE" w14:textId="7760AFBC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49B47A73" w14:textId="5314E075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269BC88A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C97655D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696896E6" w14:textId="77777777" w:rsidR="00744F7B" w:rsidRPr="00425FAB" w:rsidRDefault="00744F7B">
            <w:r w:rsidRPr="00425FAB">
              <w:t>CF14JT10R0CT-ND</w:t>
            </w:r>
          </w:p>
        </w:tc>
        <w:tc>
          <w:tcPr>
            <w:tcW w:w="4320" w:type="dxa"/>
            <w:noWrap/>
            <w:hideMark/>
          </w:tcPr>
          <w:p w14:paraId="6C71F5D4" w14:textId="77777777" w:rsidR="00744F7B" w:rsidRPr="00425FAB" w:rsidRDefault="00744F7B">
            <w:r w:rsidRPr="00425FAB">
              <w:t>RES 10 OHM 1/4W 5% AXIAL</w:t>
            </w:r>
          </w:p>
        </w:tc>
        <w:tc>
          <w:tcPr>
            <w:tcW w:w="1260" w:type="dxa"/>
            <w:noWrap/>
            <w:hideMark/>
          </w:tcPr>
          <w:p w14:paraId="6AF0C504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60B91125" w14:textId="5342BE13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31C32629" w14:textId="3C388E54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277DE8E1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41692136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256D8FEB" w14:textId="77777777" w:rsidR="00744F7B" w:rsidRPr="00425FAB" w:rsidRDefault="00744F7B">
            <w:r w:rsidRPr="00425FAB">
              <w:t>S47QCT-ND</w:t>
            </w:r>
          </w:p>
        </w:tc>
        <w:tc>
          <w:tcPr>
            <w:tcW w:w="4320" w:type="dxa"/>
            <w:noWrap/>
            <w:hideMark/>
          </w:tcPr>
          <w:p w14:paraId="7736FB84" w14:textId="77777777" w:rsidR="00744F7B" w:rsidRPr="00425FAB" w:rsidRDefault="00744F7B">
            <w:r w:rsidRPr="00425FAB">
              <w:t>RES 47 OHM 1/4W 5% CF MINI</w:t>
            </w:r>
          </w:p>
        </w:tc>
        <w:tc>
          <w:tcPr>
            <w:tcW w:w="1260" w:type="dxa"/>
            <w:noWrap/>
            <w:hideMark/>
          </w:tcPr>
          <w:p w14:paraId="135BEC4B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6D4C4993" w14:textId="4282C5A1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4884BE1B" w14:textId="36D3901C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06050E13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245BB5C3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0386EE58" w14:textId="77777777" w:rsidR="00744F7B" w:rsidRPr="00425FAB" w:rsidRDefault="00744F7B">
            <w:r w:rsidRPr="00425FAB">
              <w:t>CF14JT4K70CT-ND</w:t>
            </w:r>
          </w:p>
        </w:tc>
        <w:tc>
          <w:tcPr>
            <w:tcW w:w="4320" w:type="dxa"/>
            <w:noWrap/>
            <w:hideMark/>
          </w:tcPr>
          <w:p w14:paraId="6A725AA4" w14:textId="77777777" w:rsidR="00744F7B" w:rsidRPr="00425FAB" w:rsidRDefault="00744F7B">
            <w:r w:rsidRPr="00425FAB">
              <w:t>RES 4.7K OHM 1/4W 5% AXIAL</w:t>
            </w:r>
          </w:p>
        </w:tc>
        <w:tc>
          <w:tcPr>
            <w:tcW w:w="1260" w:type="dxa"/>
            <w:noWrap/>
            <w:hideMark/>
          </w:tcPr>
          <w:p w14:paraId="400C3A04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444A4120" w14:textId="2DE48C74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301A8FA2" w14:textId="22AF9094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1D56C0B2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AF9A8AD" w14:textId="77777777" w:rsidR="00744F7B" w:rsidRPr="00425FAB" w:rsidRDefault="00744F7B">
            <w:proofErr w:type="spellStart"/>
            <w:r w:rsidRPr="00425FAB"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7B3066D9" w14:textId="77777777" w:rsidR="00744F7B" w:rsidRPr="00425FAB" w:rsidRDefault="00744F7B">
            <w:r w:rsidRPr="00425FAB">
              <w:t>CF14JT15K0CT-ND</w:t>
            </w:r>
          </w:p>
        </w:tc>
        <w:tc>
          <w:tcPr>
            <w:tcW w:w="4320" w:type="dxa"/>
            <w:noWrap/>
            <w:hideMark/>
          </w:tcPr>
          <w:p w14:paraId="0AE68088" w14:textId="77777777" w:rsidR="00744F7B" w:rsidRPr="00425FAB" w:rsidRDefault="00744F7B">
            <w:r w:rsidRPr="00425FAB">
              <w:t>RES 15K OHM 1/4W 5% AXIAL</w:t>
            </w:r>
          </w:p>
        </w:tc>
        <w:tc>
          <w:tcPr>
            <w:tcW w:w="1260" w:type="dxa"/>
            <w:noWrap/>
            <w:hideMark/>
          </w:tcPr>
          <w:p w14:paraId="47DD91E2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0001AD61" w14:textId="33ED0540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1A3278F3" w14:textId="6FB14DC7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1C944403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242B2BE8" w14:textId="77777777" w:rsidR="00744F7B" w:rsidRPr="00425FAB" w:rsidRDefault="00744F7B">
            <w:proofErr w:type="spellStart"/>
            <w:r w:rsidRPr="00425FAB">
              <w:lastRenderedPageBreak/>
              <w:t>Digikey</w:t>
            </w:r>
            <w:proofErr w:type="spellEnd"/>
          </w:p>
        </w:tc>
        <w:tc>
          <w:tcPr>
            <w:tcW w:w="2340" w:type="dxa"/>
            <w:noWrap/>
            <w:hideMark/>
          </w:tcPr>
          <w:p w14:paraId="62764DF9" w14:textId="77777777" w:rsidR="00744F7B" w:rsidRPr="00425FAB" w:rsidRDefault="00744F7B">
            <w:r w:rsidRPr="00425FAB">
              <w:t>CF14JT220RCT-ND</w:t>
            </w:r>
          </w:p>
        </w:tc>
        <w:tc>
          <w:tcPr>
            <w:tcW w:w="4320" w:type="dxa"/>
            <w:noWrap/>
            <w:hideMark/>
          </w:tcPr>
          <w:p w14:paraId="6F9A2C23" w14:textId="77777777" w:rsidR="00744F7B" w:rsidRPr="00425FAB" w:rsidRDefault="00744F7B">
            <w:r w:rsidRPr="00425FAB">
              <w:t>RES 220 OHM 1/4W 5% AXIAL</w:t>
            </w:r>
          </w:p>
        </w:tc>
        <w:tc>
          <w:tcPr>
            <w:tcW w:w="1260" w:type="dxa"/>
            <w:noWrap/>
            <w:hideMark/>
          </w:tcPr>
          <w:p w14:paraId="089C1D06" w14:textId="77777777" w:rsidR="00744F7B" w:rsidRPr="00425FAB" w:rsidRDefault="00744F7B" w:rsidP="00425FAB">
            <w:r w:rsidRPr="00425FAB">
              <w:t>0.1</w:t>
            </w:r>
          </w:p>
        </w:tc>
        <w:tc>
          <w:tcPr>
            <w:tcW w:w="1170" w:type="dxa"/>
          </w:tcPr>
          <w:p w14:paraId="4EABAE6A" w14:textId="26EF2A30" w:rsidR="00744F7B" w:rsidRPr="00425FAB" w:rsidRDefault="00744F7B" w:rsidP="00425FAB">
            <w:r w:rsidRPr="00425FAB">
              <w:t>1</w:t>
            </w:r>
          </w:p>
        </w:tc>
        <w:tc>
          <w:tcPr>
            <w:tcW w:w="900" w:type="dxa"/>
            <w:noWrap/>
            <w:hideMark/>
          </w:tcPr>
          <w:p w14:paraId="68122EA4" w14:textId="5B650CDF" w:rsidR="00744F7B" w:rsidRPr="00425FAB" w:rsidRDefault="00744F7B" w:rsidP="00425FAB">
            <w:r w:rsidRPr="00425FAB">
              <w:t>0.1</w:t>
            </w:r>
          </w:p>
        </w:tc>
      </w:tr>
      <w:tr w:rsidR="00744F7B" w:rsidRPr="00425FAB" w14:paraId="29B7A363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7F01F948" w14:textId="77777777" w:rsidR="00744F7B" w:rsidRPr="00425FAB" w:rsidRDefault="00744F7B">
            <w:r w:rsidRPr="00425FAB">
              <w:t>Dollar Store</w:t>
            </w:r>
          </w:p>
        </w:tc>
        <w:tc>
          <w:tcPr>
            <w:tcW w:w="2340" w:type="dxa"/>
            <w:noWrap/>
            <w:hideMark/>
          </w:tcPr>
          <w:p w14:paraId="709ACCE4" w14:textId="77777777" w:rsidR="00744F7B" w:rsidRPr="00425FAB" w:rsidRDefault="00744F7B"/>
        </w:tc>
        <w:tc>
          <w:tcPr>
            <w:tcW w:w="4320" w:type="dxa"/>
            <w:noWrap/>
            <w:hideMark/>
          </w:tcPr>
          <w:p w14:paraId="7DB33B90" w14:textId="77777777" w:rsidR="00744F7B" w:rsidRPr="00425FAB" w:rsidRDefault="00744F7B">
            <w:r w:rsidRPr="00425FAB">
              <w:t>9V Battery</w:t>
            </w:r>
          </w:p>
        </w:tc>
        <w:tc>
          <w:tcPr>
            <w:tcW w:w="1260" w:type="dxa"/>
            <w:noWrap/>
            <w:hideMark/>
          </w:tcPr>
          <w:p w14:paraId="60010383" w14:textId="77777777" w:rsidR="00744F7B" w:rsidRPr="00425FAB" w:rsidRDefault="00744F7B" w:rsidP="00425FAB">
            <w:r w:rsidRPr="00425FAB">
              <w:t>1</w:t>
            </w:r>
          </w:p>
        </w:tc>
        <w:tc>
          <w:tcPr>
            <w:tcW w:w="1170" w:type="dxa"/>
          </w:tcPr>
          <w:p w14:paraId="0ED97053" w14:textId="40324748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21F0B0B4" w14:textId="2B4EF353" w:rsidR="00744F7B" w:rsidRPr="00425FAB" w:rsidRDefault="00744F7B" w:rsidP="00425FAB">
            <w:r w:rsidRPr="00425FAB">
              <w:t>2</w:t>
            </w:r>
          </w:p>
        </w:tc>
      </w:tr>
      <w:tr w:rsidR="00744F7B" w:rsidRPr="00425FAB" w14:paraId="604F0C2B" w14:textId="77777777" w:rsidTr="00744F7B">
        <w:trPr>
          <w:trHeight w:val="300"/>
        </w:trPr>
        <w:tc>
          <w:tcPr>
            <w:tcW w:w="1530" w:type="dxa"/>
            <w:noWrap/>
            <w:hideMark/>
          </w:tcPr>
          <w:p w14:paraId="0503D713" w14:textId="77777777" w:rsidR="00744F7B" w:rsidRPr="00425FAB" w:rsidRDefault="00744F7B">
            <w:r w:rsidRPr="00425FAB">
              <w:t>PCB Way</w:t>
            </w:r>
          </w:p>
        </w:tc>
        <w:tc>
          <w:tcPr>
            <w:tcW w:w="2340" w:type="dxa"/>
            <w:noWrap/>
            <w:hideMark/>
          </w:tcPr>
          <w:p w14:paraId="6B39FD93" w14:textId="77777777" w:rsidR="00744F7B" w:rsidRPr="00425FAB" w:rsidRDefault="00744F7B"/>
        </w:tc>
        <w:tc>
          <w:tcPr>
            <w:tcW w:w="4320" w:type="dxa"/>
            <w:noWrap/>
            <w:hideMark/>
          </w:tcPr>
          <w:p w14:paraId="2AC1E31F" w14:textId="5FD38885" w:rsidR="00744F7B" w:rsidRPr="00425FAB" w:rsidRDefault="00046B36">
            <w:r w:rsidRPr="00425FAB">
              <w:t>Custom</w:t>
            </w:r>
            <w:r w:rsidR="00744F7B" w:rsidRPr="00425FAB">
              <w:t xml:space="preserve"> </w:t>
            </w:r>
            <w:proofErr w:type="spellStart"/>
            <w:r w:rsidR="00744F7B" w:rsidRPr="00425FAB">
              <w:t>pcb</w:t>
            </w:r>
            <w:proofErr w:type="spellEnd"/>
            <w:r>
              <w:t>*</w:t>
            </w:r>
          </w:p>
        </w:tc>
        <w:tc>
          <w:tcPr>
            <w:tcW w:w="1260" w:type="dxa"/>
            <w:noWrap/>
            <w:hideMark/>
          </w:tcPr>
          <w:p w14:paraId="6B32D355" w14:textId="77777777" w:rsidR="00744F7B" w:rsidRPr="00425FAB" w:rsidRDefault="00744F7B" w:rsidP="00425FAB">
            <w:r w:rsidRPr="00425FAB">
              <w:t>0.5</w:t>
            </w:r>
          </w:p>
        </w:tc>
        <w:tc>
          <w:tcPr>
            <w:tcW w:w="1170" w:type="dxa"/>
          </w:tcPr>
          <w:p w14:paraId="724891F9" w14:textId="63E578CF" w:rsidR="00744F7B" w:rsidRPr="00425FAB" w:rsidRDefault="00744F7B" w:rsidP="00425FAB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17E25121" w14:textId="46B6EA55" w:rsidR="00744F7B" w:rsidRPr="00425FAB" w:rsidRDefault="00744F7B" w:rsidP="00425FAB">
            <w:r w:rsidRPr="00425FAB">
              <w:t>1</w:t>
            </w:r>
          </w:p>
        </w:tc>
      </w:tr>
      <w:tr w:rsidR="00744F7B" w:rsidRPr="00425FAB" w14:paraId="507AACA0" w14:textId="77777777" w:rsidTr="00744F7B">
        <w:trPr>
          <w:trHeight w:val="320"/>
        </w:trPr>
        <w:tc>
          <w:tcPr>
            <w:tcW w:w="1530" w:type="dxa"/>
            <w:noWrap/>
            <w:hideMark/>
          </w:tcPr>
          <w:p w14:paraId="5392BBC4" w14:textId="77777777" w:rsidR="00744F7B" w:rsidRPr="00425FAB" w:rsidRDefault="00744F7B" w:rsidP="00B56544">
            <w:r w:rsidRPr="00425FAB">
              <w:t>Alibaba</w:t>
            </w:r>
          </w:p>
        </w:tc>
        <w:tc>
          <w:tcPr>
            <w:tcW w:w="2340" w:type="dxa"/>
            <w:noWrap/>
            <w:hideMark/>
          </w:tcPr>
          <w:p w14:paraId="35303EE5" w14:textId="77777777" w:rsidR="00744F7B" w:rsidRPr="00425FAB" w:rsidRDefault="00744F7B" w:rsidP="00B56544">
            <w:r w:rsidRPr="00425FAB">
              <w:t> </w:t>
            </w:r>
          </w:p>
        </w:tc>
        <w:tc>
          <w:tcPr>
            <w:tcW w:w="4320" w:type="dxa"/>
            <w:noWrap/>
            <w:hideMark/>
          </w:tcPr>
          <w:p w14:paraId="16E997DB" w14:textId="77777777" w:rsidR="00744F7B" w:rsidRPr="00425FAB" w:rsidRDefault="00744F7B" w:rsidP="00B56544">
            <w:r w:rsidRPr="00425FAB">
              <w:t>10mm 40kHz transducer</w:t>
            </w:r>
          </w:p>
        </w:tc>
        <w:tc>
          <w:tcPr>
            <w:tcW w:w="1260" w:type="dxa"/>
            <w:noWrap/>
            <w:hideMark/>
          </w:tcPr>
          <w:p w14:paraId="1A737D09" w14:textId="77777777" w:rsidR="00744F7B" w:rsidRPr="00425FAB" w:rsidRDefault="00744F7B" w:rsidP="00B56544">
            <w:r w:rsidRPr="00425FAB">
              <w:t>0.8</w:t>
            </w:r>
          </w:p>
        </w:tc>
        <w:tc>
          <w:tcPr>
            <w:tcW w:w="1170" w:type="dxa"/>
          </w:tcPr>
          <w:p w14:paraId="6E1B132E" w14:textId="75588D5D" w:rsidR="00744F7B" w:rsidRPr="00425FAB" w:rsidRDefault="00744F7B" w:rsidP="00B56544">
            <w:r w:rsidRPr="00425FAB">
              <w:t>2</w:t>
            </w:r>
          </w:p>
        </w:tc>
        <w:tc>
          <w:tcPr>
            <w:tcW w:w="900" w:type="dxa"/>
            <w:noWrap/>
            <w:hideMark/>
          </w:tcPr>
          <w:p w14:paraId="5B9078E4" w14:textId="6514E827" w:rsidR="00744F7B" w:rsidRPr="00425FAB" w:rsidRDefault="00744F7B" w:rsidP="00B56544">
            <w:r w:rsidRPr="00425FAB">
              <w:t>1.6</w:t>
            </w:r>
          </w:p>
        </w:tc>
      </w:tr>
      <w:tr w:rsidR="00744F7B" w:rsidRPr="00425FAB" w14:paraId="76E2AD0D" w14:textId="77777777" w:rsidTr="00744F7B">
        <w:trPr>
          <w:trHeight w:val="320"/>
        </w:trPr>
        <w:tc>
          <w:tcPr>
            <w:tcW w:w="1530" w:type="dxa"/>
            <w:noWrap/>
          </w:tcPr>
          <w:p w14:paraId="0D3D6240" w14:textId="77777777" w:rsidR="00744F7B" w:rsidRPr="00425FAB" w:rsidRDefault="00744F7B" w:rsidP="00B56544">
            <w:r>
              <w:t>Arbor</w:t>
            </w:r>
          </w:p>
        </w:tc>
        <w:tc>
          <w:tcPr>
            <w:tcW w:w="2340" w:type="dxa"/>
            <w:noWrap/>
          </w:tcPr>
          <w:p w14:paraId="16679E22" w14:textId="77777777" w:rsidR="00744F7B" w:rsidRPr="00425FAB" w:rsidRDefault="00744F7B" w:rsidP="00B56544">
            <w:r w:rsidRPr="00632BAD">
              <w:t>P1-7072</w:t>
            </w:r>
          </w:p>
        </w:tc>
        <w:tc>
          <w:tcPr>
            <w:tcW w:w="4320" w:type="dxa"/>
            <w:noWrap/>
          </w:tcPr>
          <w:p w14:paraId="202A34E7" w14:textId="77777777" w:rsidR="00744F7B" w:rsidRPr="00425FAB" w:rsidRDefault="00744F7B" w:rsidP="00B56544">
            <w:r>
              <w:t>Meter stick</w:t>
            </w:r>
          </w:p>
        </w:tc>
        <w:tc>
          <w:tcPr>
            <w:tcW w:w="1260" w:type="dxa"/>
            <w:noWrap/>
          </w:tcPr>
          <w:p w14:paraId="0E3C3E63" w14:textId="77777777" w:rsidR="00744F7B" w:rsidRPr="00425FAB" w:rsidRDefault="00744F7B" w:rsidP="00B56544">
            <w:r>
              <w:t>3</w:t>
            </w:r>
          </w:p>
        </w:tc>
        <w:tc>
          <w:tcPr>
            <w:tcW w:w="1170" w:type="dxa"/>
          </w:tcPr>
          <w:p w14:paraId="017F4DDC" w14:textId="613425C4" w:rsidR="00744F7B" w:rsidRDefault="00744F7B" w:rsidP="00B56544">
            <w:r>
              <w:t>1</w:t>
            </w:r>
          </w:p>
        </w:tc>
        <w:tc>
          <w:tcPr>
            <w:tcW w:w="900" w:type="dxa"/>
            <w:noWrap/>
          </w:tcPr>
          <w:p w14:paraId="383225D8" w14:textId="1FBBC4F2" w:rsidR="00744F7B" w:rsidRPr="00425FAB" w:rsidRDefault="00744F7B" w:rsidP="00B56544">
            <w:r>
              <w:t>3</w:t>
            </w:r>
          </w:p>
        </w:tc>
      </w:tr>
      <w:tr w:rsidR="00744F7B" w:rsidRPr="00425FAB" w14:paraId="0E445F9E" w14:textId="77777777" w:rsidTr="00744F7B">
        <w:trPr>
          <w:trHeight w:val="320"/>
        </w:trPr>
        <w:tc>
          <w:tcPr>
            <w:tcW w:w="1530" w:type="dxa"/>
            <w:tcBorders>
              <w:bottom w:val="single" w:sz="4" w:space="0" w:color="auto"/>
            </w:tcBorders>
            <w:noWrap/>
          </w:tcPr>
          <w:p w14:paraId="7115C6E7" w14:textId="77777777" w:rsidR="00744F7B" w:rsidRPr="00425FAB" w:rsidRDefault="00744F7B" w:rsidP="00B56544">
            <w:r>
              <w:t>Arbor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noWrap/>
          </w:tcPr>
          <w:p w14:paraId="21E4EC5C" w14:textId="77777777" w:rsidR="00744F7B" w:rsidRPr="00632BAD" w:rsidRDefault="00744F7B" w:rsidP="00B56544">
            <w:r w:rsidRPr="00632BAD">
              <w:rPr>
                <w:bCs/>
              </w:rPr>
              <w:t>66-4220</w:t>
            </w:r>
          </w:p>
        </w:tc>
        <w:tc>
          <w:tcPr>
            <w:tcW w:w="4320" w:type="dxa"/>
            <w:tcBorders>
              <w:bottom w:val="single" w:sz="4" w:space="0" w:color="auto"/>
            </w:tcBorders>
            <w:noWrap/>
          </w:tcPr>
          <w:p w14:paraId="664C4196" w14:textId="77777777" w:rsidR="00744F7B" w:rsidRPr="00425FAB" w:rsidRDefault="00744F7B" w:rsidP="00B56544">
            <w:r>
              <w:t>Lab stand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</w:tcPr>
          <w:p w14:paraId="167D123A" w14:textId="77777777" w:rsidR="00744F7B" w:rsidRPr="00425FAB" w:rsidRDefault="00744F7B" w:rsidP="00B56544">
            <w:r>
              <w:t>17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5FD8B818" w14:textId="2899A925" w:rsidR="00744F7B" w:rsidRDefault="00744F7B" w:rsidP="00B56544">
            <w:r>
              <w:t>1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</w:tcPr>
          <w:p w14:paraId="573102C7" w14:textId="0BDAB183" w:rsidR="00744F7B" w:rsidRPr="00425FAB" w:rsidRDefault="00744F7B" w:rsidP="00B56544">
            <w:r>
              <w:t>17</w:t>
            </w:r>
          </w:p>
        </w:tc>
      </w:tr>
      <w:tr w:rsidR="00744F7B" w:rsidRPr="00425FAB" w14:paraId="324B46D4" w14:textId="77777777" w:rsidTr="00744F7B">
        <w:trPr>
          <w:trHeight w:val="320"/>
        </w:trPr>
        <w:tc>
          <w:tcPr>
            <w:tcW w:w="1530" w:type="dxa"/>
            <w:tcBorders>
              <w:bottom w:val="single" w:sz="4" w:space="0" w:color="auto"/>
            </w:tcBorders>
            <w:noWrap/>
          </w:tcPr>
          <w:p w14:paraId="7014E346" w14:textId="77777777" w:rsidR="00744F7B" w:rsidRPr="00425FAB" w:rsidRDefault="00744F7B" w:rsidP="00B56544">
            <w:r>
              <w:t>Arbor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noWrap/>
          </w:tcPr>
          <w:p w14:paraId="346488C6" w14:textId="77777777" w:rsidR="00744F7B" w:rsidRPr="00BB1063" w:rsidRDefault="00744F7B" w:rsidP="00B56544">
            <w:r w:rsidRPr="00BB1063">
              <w:rPr>
                <w:bCs/>
              </w:rPr>
              <w:t>66-8290</w:t>
            </w:r>
          </w:p>
        </w:tc>
        <w:tc>
          <w:tcPr>
            <w:tcW w:w="4320" w:type="dxa"/>
            <w:tcBorders>
              <w:bottom w:val="single" w:sz="4" w:space="0" w:color="auto"/>
            </w:tcBorders>
            <w:noWrap/>
          </w:tcPr>
          <w:p w14:paraId="0FDFED2C" w14:textId="77777777" w:rsidR="00744F7B" w:rsidRPr="00425FAB" w:rsidRDefault="00744F7B" w:rsidP="00B56544">
            <w:r>
              <w:t>90 degree clamp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</w:tcPr>
          <w:p w14:paraId="1C9A7146" w14:textId="77777777" w:rsidR="00744F7B" w:rsidRPr="00425FAB" w:rsidRDefault="00744F7B" w:rsidP="00B56544">
            <w:r>
              <w:t>5.5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6CD8312F" w14:textId="29FABB39" w:rsidR="00744F7B" w:rsidRDefault="00744F7B" w:rsidP="00B56544">
            <w:r>
              <w:t>1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</w:tcPr>
          <w:p w14:paraId="6BF85E6C" w14:textId="181B5D54" w:rsidR="00744F7B" w:rsidRPr="00425FAB" w:rsidRDefault="00744F7B" w:rsidP="00B56544">
            <w:r>
              <w:t>5.5</w:t>
            </w:r>
          </w:p>
        </w:tc>
      </w:tr>
      <w:tr w:rsidR="00744F7B" w:rsidRPr="00425FAB" w14:paraId="348B0797" w14:textId="77777777" w:rsidTr="00744F7B">
        <w:trPr>
          <w:trHeight w:val="320"/>
        </w:trPr>
        <w:tc>
          <w:tcPr>
            <w:tcW w:w="1530" w:type="dxa"/>
            <w:tcBorders>
              <w:top w:val="single" w:sz="4" w:space="0" w:color="auto"/>
              <w:bottom w:val="single" w:sz="18" w:space="0" w:color="auto"/>
            </w:tcBorders>
            <w:noWrap/>
          </w:tcPr>
          <w:p w14:paraId="0CE8F495" w14:textId="3A175C81" w:rsidR="00744F7B" w:rsidRDefault="00744F7B" w:rsidP="00B56544">
            <w:del w:id="427" w:author="Irons, Stephen" w:date="2018-06-15T15:37:00Z">
              <w:r w:rsidDel="00FD0776">
                <w:delText>Mcmaster</w:delText>
              </w:r>
            </w:del>
            <w:ins w:id="428" w:author="Irons, Stephen" w:date="2018-06-15T15:37:00Z">
              <w:r w:rsidR="00FD0776">
                <w:t>Mc</w:t>
              </w:r>
              <w:r w:rsidR="00FD0776">
                <w:t>M</w:t>
              </w:r>
              <w:r w:rsidR="00FD0776">
                <w:t>aster</w:t>
              </w:r>
            </w:ins>
          </w:p>
        </w:tc>
        <w:tc>
          <w:tcPr>
            <w:tcW w:w="2340" w:type="dxa"/>
            <w:tcBorders>
              <w:top w:val="single" w:sz="4" w:space="0" w:color="auto"/>
              <w:bottom w:val="single" w:sz="18" w:space="0" w:color="auto"/>
            </w:tcBorders>
            <w:noWrap/>
          </w:tcPr>
          <w:p w14:paraId="54944F3F" w14:textId="77777777" w:rsidR="00744F7B" w:rsidRPr="00BB1063" w:rsidRDefault="00744F7B" w:rsidP="00B56544">
            <w:pPr>
              <w:rPr>
                <w:bCs/>
              </w:rPr>
            </w:pPr>
            <w:r w:rsidRPr="00BB1063">
              <w:rPr>
                <w:bCs/>
              </w:rPr>
              <w:t>90272A287</w:t>
            </w:r>
          </w:p>
        </w:tc>
        <w:tc>
          <w:tcPr>
            <w:tcW w:w="4320" w:type="dxa"/>
            <w:tcBorders>
              <w:top w:val="single" w:sz="4" w:space="0" w:color="auto"/>
              <w:bottom w:val="single" w:sz="18" w:space="0" w:color="auto"/>
            </w:tcBorders>
            <w:noWrap/>
          </w:tcPr>
          <w:p w14:paraId="58B1122E" w14:textId="512946EF" w:rsidR="00744F7B" w:rsidRDefault="00744F7B" w:rsidP="00B56544">
            <w:r>
              <w:t>4-40 x 3’’ bolt</w:t>
            </w:r>
            <w:r w:rsidR="00046B36">
              <w:t>**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18" w:space="0" w:color="auto"/>
            </w:tcBorders>
            <w:noWrap/>
          </w:tcPr>
          <w:p w14:paraId="1C1356F0" w14:textId="77777777" w:rsidR="00744F7B" w:rsidRDefault="00744F7B" w:rsidP="00B56544">
            <w:r>
              <w:t>.17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18" w:space="0" w:color="auto"/>
            </w:tcBorders>
          </w:tcPr>
          <w:p w14:paraId="0BDBAE52" w14:textId="12ED37D3" w:rsidR="00744F7B" w:rsidRDefault="00744F7B" w:rsidP="00B56544">
            <w:r>
              <w:t>1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18" w:space="0" w:color="auto"/>
            </w:tcBorders>
            <w:noWrap/>
          </w:tcPr>
          <w:p w14:paraId="2CFB0211" w14:textId="3CE3D7D4" w:rsidR="00744F7B" w:rsidRDefault="00744F7B" w:rsidP="00B56544">
            <w:r>
              <w:t>.17</w:t>
            </w:r>
          </w:p>
        </w:tc>
      </w:tr>
      <w:tr w:rsidR="00744F7B" w:rsidRPr="00425FAB" w14:paraId="168E1E91" w14:textId="77777777" w:rsidTr="00744F7B">
        <w:trPr>
          <w:trHeight w:val="320"/>
        </w:trPr>
        <w:tc>
          <w:tcPr>
            <w:tcW w:w="1530" w:type="dxa"/>
            <w:tcBorders>
              <w:top w:val="single" w:sz="18" w:space="0" w:color="auto"/>
            </w:tcBorders>
            <w:noWrap/>
            <w:hideMark/>
          </w:tcPr>
          <w:p w14:paraId="54AEF549" w14:textId="77777777" w:rsidR="00744F7B" w:rsidRPr="00425FAB" w:rsidRDefault="00744F7B"/>
        </w:tc>
        <w:tc>
          <w:tcPr>
            <w:tcW w:w="2340" w:type="dxa"/>
            <w:tcBorders>
              <w:top w:val="single" w:sz="18" w:space="0" w:color="auto"/>
            </w:tcBorders>
            <w:noWrap/>
            <w:hideMark/>
          </w:tcPr>
          <w:p w14:paraId="6E05D993" w14:textId="77777777" w:rsidR="00744F7B" w:rsidRPr="00425FAB" w:rsidRDefault="00744F7B"/>
        </w:tc>
        <w:tc>
          <w:tcPr>
            <w:tcW w:w="4320" w:type="dxa"/>
            <w:tcBorders>
              <w:top w:val="single" w:sz="18" w:space="0" w:color="auto"/>
            </w:tcBorders>
            <w:noWrap/>
            <w:hideMark/>
          </w:tcPr>
          <w:p w14:paraId="7178CBAB" w14:textId="77777777" w:rsidR="00744F7B" w:rsidRPr="00425FAB" w:rsidRDefault="00744F7B"/>
        </w:tc>
        <w:tc>
          <w:tcPr>
            <w:tcW w:w="1260" w:type="dxa"/>
            <w:tcBorders>
              <w:top w:val="single" w:sz="18" w:space="0" w:color="auto"/>
            </w:tcBorders>
            <w:noWrap/>
            <w:hideMark/>
          </w:tcPr>
          <w:p w14:paraId="422A5549" w14:textId="77777777" w:rsidR="00744F7B" w:rsidRPr="00425FAB" w:rsidRDefault="00744F7B"/>
        </w:tc>
        <w:tc>
          <w:tcPr>
            <w:tcW w:w="1170" w:type="dxa"/>
            <w:tcBorders>
              <w:top w:val="single" w:sz="18" w:space="0" w:color="auto"/>
            </w:tcBorders>
          </w:tcPr>
          <w:p w14:paraId="789975A8" w14:textId="6B7999D6" w:rsidR="00744F7B" w:rsidRDefault="00744F7B" w:rsidP="00425FAB"/>
        </w:tc>
        <w:tc>
          <w:tcPr>
            <w:tcW w:w="900" w:type="dxa"/>
            <w:tcBorders>
              <w:top w:val="single" w:sz="18" w:space="0" w:color="auto"/>
            </w:tcBorders>
            <w:noWrap/>
            <w:hideMark/>
          </w:tcPr>
          <w:p w14:paraId="6D16963A" w14:textId="31DFA2E9" w:rsidR="00744F7B" w:rsidRPr="00425FAB" w:rsidRDefault="00744F7B" w:rsidP="00425FAB">
            <w:r>
              <w:t>46.88</w:t>
            </w:r>
          </w:p>
        </w:tc>
      </w:tr>
    </w:tbl>
    <w:p w14:paraId="65375EF0" w14:textId="0F5CA3E1" w:rsidR="002249BF" w:rsidRDefault="00425FAB">
      <w:pPr>
        <w:rPr>
          <w:sz w:val="20"/>
          <w:szCs w:val="20"/>
        </w:rPr>
      </w:pPr>
      <w:r>
        <w:t>*</w:t>
      </w:r>
      <w:r w:rsidRPr="00425FAB">
        <w:rPr>
          <w:sz w:val="20"/>
          <w:szCs w:val="20"/>
        </w:rPr>
        <w:t>Bo</w:t>
      </w:r>
      <w:r w:rsidR="00046B36">
        <w:rPr>
          <w:sz w:val="20"/>
          <w:szCs w:val="20"/>
        </w:rPr>
        <w:t>ards have to be ordered in a quantity</w:t>
      </w:r>
      <w:r w:rsidRPr="00425FAB">
        <w:rPr>
          <w:sz w:val="20"/>
          <w:szCs w:val="20"/>
        </w:rPr>
        <w:t xml:space="preserve"> of 10</w:t>
      </w:r>
    </w:p>
    <w:p w14:paraId="24A11B57" w14:textId="7007A762" w:rsidR="00046B36" w:rsidRDefault="00046B36">
      <w:pPr>
        <w:rPr>
          <w:sz w:val="20"/>
          <w:szCs w:val="20"/>
        </w:rPr>
      </w:pPr>
      <w:r>
        <w:rPr>
          <w:sz w:val="20"/>
          <w:szCs w:val="20"/>
        </w:rPr>
        <w:t>**Bolts have to be ordered in a quantity of 50</w:t>
      </w:r>
    </w:p>
    <w:p w14:paraId="18421B38" w14:textId="77777777" w:rsidR="006F0ACA" w:rsidRDefault="006F0ACA">
      <w:pPr>
        <w:rPr>
          <w:sz w:val="20"/>
          <w:szCs w:val="20"/>
        </w:rPr>
      </w:pPr>
    </w:p>
    <w:p w14:paraId="37932FE4" w14:textId="77777777" w:rsidR="00046B36" w:rsidRDefault="00046B36">
      <w:pPr>
        <w:rPr>
          <w:sz w:val="20"/>
          <w:szCs w:val="20"/>
        </w:rPr>
      </w:pPr>
    </w:p>
    <w:p w14:paraId="3B1AFAC0" w14:textId="77777777" w:rsidR="005042ED" w:rsidRDefault="006F0ACA" w:rsidP="00455428">
      <w:pPr>
        <w:outlineLvl w:val="0"/>
      </w:pPr>
      <w:r>
        <w:t>Transmitter Schematic</w:t>
      </w:r>
    </w:p>
    <w:p w14:paraId="0034D8AD" w14:textId="01BC6A5A" w:rsidR="00394DB3" w:rsidRPr="00A4370B" w:rsidRDefault="005042ED" w:rsidP="00A4370B">
      <w:pPr>
        <w:jc w:val="center"/>
        <w:rPr>
          <w:b/>
        </w:rPr>
      </w:pPr>
      <w:r w:rsidRPr="00FF4870">
        <w:rPr>
          <w:noProof/>
        </w:rPr>
        <w:drawing>
          <wp:inline distT="0" distB="0" distL="0" distR="0" wp14:anchorId="1CA39ED3" wp14:editId="162AC461">
            <wp:extent cx="4128109" cy="3298371"/>
            <wp:effectExtent l="0" t="0" r="12700" b="3810"/>
            <wp:docPr id="3" name="Picture 3" descr="Retina_HD:Users:paulnoel:Desktop: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tina_HD:Users:paulnoel:Desktop:tra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102" cy="330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35B4">
        <w:rPr>
          <w:b/>
        </w:rPr>
        <w:br w:type="page"/>
      </w:r>
    </w:p>
    <w:p w14:paraId="066923A4" w14:textId="77777777" w:rsidR="004635B4" w:rsidRPr="00394DB3" w:rsidRDefault="004635B4" w:rsidP="00455428">
      <w:pPr>
        <w:outlineLvl w:val="0"/>
      </w:pPr>
      <w:r w:rsidRPr="00394DB3">
        <w:lastRenderedPageBreak/>
        <w:t xml:space="preserve"> </w:t>
      </w:r>
      <w:r w:rsidR="00394DB3" w:rsidRPr="00394DB3">
        <w:t xml:space="preserve">Receiver Schematic </w:t>
      </w:r>
    </w:p>
    <w:p w14:paraId="0A89064D" w14:textId="77777777" w:rsidR="00394DB3" w:rsidRDefault="00394DB3">
      <w:pPr>
        <w:rPr>
          <w:b/>
        </w:rPr>
      </w:pPr>
    </w:p>
    <w:p w14:paraId="45C370E7" w14:textId="77777777" w:rsidR="00394DB3" w:rsidRDefault="00394DB3">
      <w:pPr>
        <w:rPr>
          <w:b/>
        </w:rPr>
      </w:pPr>
    </w:p>
    <w:p w14:paraId="75CF3906" w14:textId="77777777" w:rsidR="00394DB3" w:rsidRDefault="00394DB3">
      <w:pPr>
        <w:rPr>
          <w:b/>
        </w:rPr>
      </w:pPr>
    </w:p>
    <w:p w14:paraId="29CBA14E" w14:textId="77777777" w:rsidR="00394DB3" w:rsidRDefault="00394DB3">
      <w:pPr>
        <w:rPr>
          <w:b/>
        </w:rPr>
      </w:pPr>
    </w:p>
    <w:p w14:paraId="03F7E636" w14:textId="77777777" w:rsidR="00394DB3" w:rsidRDefault="00394DB3">
      <w:pPr>
        <w:rPr>
          <w:b/>
        </w:rPr>
      </w:pPr>
    </w:p>
    <w:p w14:paraId="584753EC" w14:textId="77777777" w:rsidR="00394DB3" w:rsidRDefault="00394DB3">
      <w:pPr>
        <w:rPr>
          <w:b/>
        </w:rPr>
      </w:pPr>
    </w:p>
    <w:p w14:paraId="436B6850" w14:textId="77777777" w:rsidR="00394DB3" w:rsidRDefault="00394DB3">
      <w:pPr>
        <w:rPr>
          <w:b/>
        </w:rPr>
      </w:pPr>
    </w:p>
    <w:p w14:paraId="0A8DAE44" w14:textId="77777777" w:rsidR="00394DB3" w:rsidRDefault="00394DB3">
      <w:pPr>
        <w:rPr>
          <w:b/>
        </w:rPr>
      </w:pPr>
    </w:p>
    <w:p w14:paraId="78631B13" w14:textId="61E13B00" w:rsidR="00394DB3" w:rsidRDefault="00394DB3">
      <w:pPr>
        <w:rPr>
          <w:b/>
        </w:rPr>
      </w:pPr>
    </w:p>
    <w:p w14:paraId="0D12A6D6" w14:textId="77777777" w:rsidR="00394DB3" w:rsidRDefault="00394DB3">
      <w:pPr>
        <w:rPr>
          <w:b/>
        </w:rPr>
      </w:pPr>
    </w:p>
    <w:p w14:paraId="1F9707D5" w14:textId="77777777" w:rsidR="00394DB3" w:rsidRDefault="00394DB3">
      <w:pPr>
        <w:rPr>
          <w:b/>
        </w:rPr>
      </w:pPr>
    </w:p>
    <w:p w14:paraId="001430AD" w14:textId="18A15B29" w:rsidR="00394DB3" w:rsidRDefault="00A4370B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693372" wp14:editId="09B51E3A">
            <wp:simplePos x="0" y="0"/>
            <wp:positionH relativeFrom="margin">
              <wp:posOffset>-1866265</wp:posOffset>
            </wp:positionH>
            <wp:positionV relativeFrom="margin">
              <wp:posOffset>2284730</wp:posOffset>
            </wp:positionV>
            <wp:extent cx="8573770" cy="4687570"/>
            <wp:effectExtent l="0" t="12700" r="0" b="0"/>
            <wp:wrapSquare wrapText="bothSides"/>
            <wp:docPr id="4" name="Picture 4" descr="Retina_HD:Users:paulnoel:Desktop:rec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Retina_HD:Users:paulnoel:Desktop:recs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73770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C1C77" w14:textId="77777777" w:rsidR="00394DB3" w:rsidRDefault="00394DB3">
      <w:pPr>
        <w:rPr>
          <w:b/>
        </w:rPr>
      </w:pPr>
    </w:p>
    <w:p w14:paraId="7CFCBCDF" w14:textId="77777777" w:rsidR="00394DB3" w:rsidRDefault="00394DB3">
      <w:pPr>
        <w:rPr>
          <w:b/>
        </w:rPr>
      </w:pPr>
    </w:p>
    <w:p w14:paraId="06E6B4F8" w14:textId="77777777" w:rsidR="00394DB3" w:rsidRDefault="00394DB3">
      <w:pPr>
        <w:rPr>
          <w:b/>
        </w:rPr>
      </w:pPr>
    </w:p>
    <w:p w14:paraId="5BB94E9B" w14:textId="77777777" w:rsidR="00394DB3" w:rsidRDefault="00394DB3">
      <w:pPr>
        <w:rPr>
          <w:b/>
        </w:rPr>
      </w:pPr>
    </w:p>
    <w:p w14:paraId="6F097935" w14:textId="77777777" w:rsidR="00394DB3" w:rsidRDefault="00394DB3">
      <w:pPr>
        <w:rPr>
          <w:b/>
        </w:rPr>
      </w:pPr>
    </w:p>
    <w:p w14:paraId="597BCB7B" w14:textId="77777777" w:rsidR="00394DB3" w:rsidRDefault="00394DB3">
      <w:pPr>
        <w:rPr>
          <w:b/>
        </w:rPr>
      </w:pPr>
    </w:p>
    <w:p w14:paraId="7D3A16CE" w14:textId="77777777" w:rsidR="00394DB3" w:rsidRDefault="00394DB3">
      <w:pPr>
        <w:rPr>
          <w:b/>
        </w:rPr>
      </w:pPr>
    </w:p>
    <w:p w14:paraId="3889D6F8" w14:textId="77777777" w:rsidR="00394DB3" w:rsidRDefault="00394DB3">
      <w:pPr>
        <w:rPr>
          <w:b/>
        </w:rPr>
      </w:pPr>
    </w:p>
    <w:p w14:paraId="1B08C4EF" w14:textId="77777777" w:rsidR="00394DB3" w:rsidRDefault="00394DB3">
      <w:pPr>
        <w:rPr>
          <w:b/>
        </w:rPr>
      </w:pPr>
    </w:p>
    <w:p w14:paraId="3A77BA53" w14:textId="77777777" w:rsidR="00394DB3" w:rsidRDefault="00394DB3">
      <w:pPr>
        <w:rPr>
          <w:b/>
        </w:rPr>
      </w:pPr>
    </w:p>
    <w:p w14:paraId="1E33D028" w14:textId="77777777" w:rsidR="00394DB3" w:rsidRDefault="00394DB3">
      <w:pPr>
        <w:rPr>
          <w:b/>
        </w:rPr>
      </w:pPr>
    </w:p>
    <w:p w14:paraId="44C54561" w14:textId="77777777" w:rsidR="00394DB3" w:rsidRDefault="00394DB3">
      <w:pPr>
        <w:rPr>
          <w:b/>
        </w:rPr>
      </w:pPr>
    </w:p>
    <w:p w14:paraId="5F037294" w14:textId="77777777" w:rsidR="00394DB3" w:rsidRDefault="00394DB3">
      <w:pPr>
        <w:rPr>
          <w:b/>
        </w:rPr>
      </w:pPr>
    </w:p>
    <w:p w14:paraId="224F7787" w14:textId="77777777" w:rsidR="00394DB3" w:rsidRDefault="00394DB3">
      <w:pPr>
        <w:rPr>
          <w:b/>
        </w:rPr>
      </w:pPr>
    </w:p>
    <w:p w14:paraId="5DA92EC3" w14:textId="77777777" w:rsidR="00394DB3" w:rsidRDefault="00394DB3">
      <w:pPr>
        <w:rPr>
          <w:b/>
        </w:rPr>
      </w:pPr>
    </w:p>
    <w:p w14:paraId="3E73DBF0" w14:textId="77777777" w:rsidR="00394DB3" w:rsidRDefault="00394DB3">
      <w:pPr>
        <w:rPr>
          <w:b/>
        </w:rPr>
      </w:pPr>
    </w:p>
    <w:p w14:paraId="7DC94BA5" w14:textId="77777777" w:rsidR="00394DB3" w:rsidRDefault="00394DB3">
      <w:pPr>
        <w:rPr>
          <w:b/>
        </w:rPr>
      </w:pPr>
    </w:p>
    <w:p w14:paraId="2E67E165" w14:textId="77777777" w:rsidR="00394DB3" w:rsidRDefault="00394DB3">
      <w:pPr>
        <w:rPr>
          <w:b/>
        </w:rPr>
      </w:pPr>
    </w:p>
    <w:p w14:paraId="623E9B42" w14:textId="77777777" w:rsidR="00394DB3" w:rsidRDefault="00394DB3">
      <w:pPr>
        <w:rPr>
          <w:b/>
        </w:rPr>
      </w:pPr>
    </w:p>
    <w:p w14:paraId="16D71C54" w14:textId="77777777" w:rsidR="00394DB3" w:rsidRDefault="00394DB3">
      <w:pPr>
        <w:rPr>
          <w:b/>
        </w:rPr>
      </w:pPr>
    </w:p>
    <w:p w14:paraId="556684D4" w14:textId="77777777" w:rsidR="00394DB3" w:rsidRDefault="00394DB3">
      <w:pPr>
        <w:rPr>
          <w:b/>
        </w:rPr>
      </w:pPr>
    </w:p>
    <w:p w14:paraId="59028956" w14:textId="77777777" w:rsidR="00394DB3" w:rsidRDefault="00394DB3">
      <w:pPr>
        <w:rPr>
          <w:b/>
        </w:rPr>
      </w:pPr>
    </w:p>
    <w:p w14:paraId="515B9DA7" w14:textId="77777777" w:rsidR="00394DB3" w:rsidRDefault="00394DB3">
      <w:pPr>
        <w:rPr>
          <w:b/>
        </w:rPr>
      </w:pPr>
    </w:p>
    <w:p w14:paraId="42BC01B6" w14:textId="77777777" w:rsidR="00394DB3" w:rsidRDefault="00394DB3">
      <w:pPr>
        <w:rPr>
          <w:b/>
        </w:rPr>
      </w:pPr>
    </w:p>
    <w:p w14:paraId="419A6820" w14:textId="77777777" w:rsidR="00394DB3" w:rsidRDefault="00394DB3">
      <w:pPr>
        <w:rPr>
          <w:b/>
        </w:rPr>
      </w:pPr>
    </w:p>
    <w:p w14:paraId="5B9978A1" w14:textId="77777777" w:rsidR="00394DB3" w:rsidRDefault="00394DB3">
      <w:pPr>
        <w:rPr>
          <w:b/>
        </w:rPr>
      </w:pPr>
    </w:p>
    <w:p w14:paraId="29B58CA2" w14:textId="77777777" w:rsidR="00394DB3" w:rsidRDefault="00394DB3">
      <w:pPr>
        <w:rPr>
          <w:b/>
        </w:rPr>
      </w:pPr>
    </w:p>
    <w:p w14:paraId="34E0FC04" w14:textId="77777777" w:rsidR="00394DB3" w:rsidRDefault="00394DB3">
      <w:pPr>
        <w:rPr>
          <w:b/>
        </w:rPr>
      </w:pPr>
    </w:p>
    <w:p w14:paraId="36310523" w14:textId="77777777" w:rsidR="00394DB3" w:rsidRDefault="00394DB3">
      <w:pPr>
        <w:rPr>
          <w:b/>
        </w:rPr>
      </w:pPr>
    </w:p>
    <w:p w14:paraId="119EE7D5" w14:textId="77777777" w:rsidR="00394DB3" w:rsidRDefault="00394DB3">
      <w:pPr>
        <w:rPr>
          <w:b/>
        </w:rPr>
      </w:pPr>
    </w:p>
    <w:p w14:paraId="1830A13C" w14:textId="77777777" w:rsidR="00394DB3" w:rsidRDefault="00394DB3">
      <w:pPr>
        <w:rPr>
          <w:b/>
        </w:rPr>
      </w:pPr>
    </w:p>
    <w:p w14:paraId="1CA63FE2" w14:textId="77777777" w:rsidR="00394DB3" w:rsidRPr="004635B4" w:rsidRDefault="00394DB3">
      <w:pPr>
        <w:rPr>
          <w:b/>
        </w:rPr>
      </w:pPr>
    </w:p>
    <w:sectPr w:rsidR="00394DB3" w:rsidRPr="004635B4" w:rsidSect="007F695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5A766A"/>
    <w:multiLevelType w:val="hybridMultilevel"/>
    <w:tmpl w:val="30603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A403BD"/>
    <w:multiLevelType w:val="hybridMultilevel"/>
    <w:tmpl w:val="3B72F85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BE03E0E"/>
    <w:multiLevelType w:val="hybridMultilevel"/>
    <w:tmpl w:val="E124D804"/>
    <w:lvl w:ilvl="0" w:tplc="2390C7A6">
      <w:start w:val="1"/>
      <w:numFmt w:val="decimal"/>
      <w:lvlText w:val="%1"/>
      <w:lvlJc w:val="left"/>
      <w:pPr>
        <w:ind w:left="4290" w:hanging="3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445A66D4"/>
    <w:multiLevelType w:val="hybridMultilevel"/>
    <w:tmpl w:val="479C9D0E"/>
    <w:lvl w:ilvl="0" w:tplc="553420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rons, Stephen">
    <w15:presenceInfo w15:providerId="Windows Live" w15:userId="3bf5c946-f30e-4d64-a7da-cf198996dd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9BF"/>
    <w:rsid w:val="000117D3"/>
    <w:rsid w:val="000166EE"/>
    <w:rsid w:val="00046B36"/>
    <w:rsid w:val="000F77C8"/>
    <w:rsid w:val="00112176"/>
    <w:rsid w:val="00146C75"/>
    <w:rsid w:val="001577A1"/>
    <w:rsid w:val="0017185F"/>
    <w:rsid w:val="001A06C9"/>
    <w:rsid w:val="00216ECE"/>
    <w:rsid w:val="002249BF"/>
    <w:rsid w:val="002A4D95"/>
    <w:rsid w:val="003916FD"/>
    <w:rsid w:val="00394DB3"/>
    <w:rsid w:val="003A422A"/>
    <w:rsid w:val="003B77BE"/>
    <w:rsid w:val="003F451D"/>
    <w:rsid w:val="00425FAB"/>
    <w:rsid w:val="004278F6"/>
    <w:rsid w:val="00455428"/>
    <w:rsid w:val="004635B4"/>
    <w:rsid w:val="005042ED"/>
    <w:rsid w:val="00592778"/>
    <w:rsid w:val="005E165C"/>
    <w:rsid w:val="0061041E"/>
    <w:rsid w:val="00632BAD"/>
    <w:rsid w:val="00632CD9"/>
    <w:rsid w:val="00667A57"/>
    <w:rsid w:val="006837C7"/>
    <w:rsid w:val="006D0767"/>
    <w:rsid w:val="006D2453"/>
    <w:rsid w:val="006F0ACA"/>
    <w:rsid w:val="00700BDD"/>
    <w:rsid w:val="00744F7B"/>
    <w:rsid w:val="007502E5"/>
    <w:rsid w:val="0078248C"/>
    <w:rsid w:val="007F695E"/>
    <w:rsid w:val="008134B5"/>
    <w:rsid w:val="00837E62"/>
    <w:rsid w:val="00852B74"/>
    <w:rsid w:val="00853CF6"/>
    <w:rsid w:val="00937642"/>
    <w:rsid w:val="009C15B5"/>
    <w:rsid w:val="00A4370B"/>
    <w:rsid w:val="00A760DB"/>
    <w:rsid w:val="00AA2C9B"/>
    <w:rsid w:val="00B44A10"/>
    <w:rsid w:val="00B56544"/>
    <w:rsid w:val="00B5702B"/>
    <w:rsid w:val="00BA1588"/>
    <w:rsid w:val="00BB1063"/>
    <w:rsid w:val="00BE0CCB"/>
    <w:rsid w:val="00C22376"/>
    <w:rsid w:val="00CC7E61"/>
    <w:rsid w:val="00CD2519"/>
    <w:rsid w:val="00CF14F6"/>
    <w:rsid w:val="00D44261"/>
    <w:rsid w:val="00D4690F"/>
    <w:rsid w:val="00D8792A"/>
    <w:rsid w:val="00DD6C91"/>
    <w:rsid w:val="00E22D96"/>
    <w:rsid w:val="00EA71A6"/>
    <w:rsid w:val="00EE5CCD"/>
    <w:rsid w:val="00F76AD6"/>
    <w:rsid w:val="00FA143B"/>
    <w:rsid w:val="00FB5710"/>
    <w:rsid w:val="00FD0776"/>
    <w:rsid w:val="00FD1CA9"/>
    <w:rsid w:val="00FE5C63"/>
    <w:rsid w:val="00FF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D5728A"/>
  <w14:defaultImageDpi w14:val="300"/>
  <w15:docId w15:val="{679EA333-494D-C04E-ACEB-7843FFA63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25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117D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7D3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44A10"/>
    <w:rPr>
      <w:color w:val="808080"/>
    </w:rPr>
  </w:style>
  <w:style w:type="paragraph" w:styleId="ListParagraph">
    <w:name w:val="List Paragraph"/>
    <w:basedOn w:val="Normal"/>
    <w:uiPriority w:val="34"/>
    <w:qFormat/>
    <w:rsid w:val="004278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245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22D9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2D9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2D9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2D9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2D9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554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11/relationships/people" Target="people.xml"/><Relationship Id="rId5" Type="http://schemas.openxmlformats.org/officeDocument/2006/relationships/hyperlink" Target="https://github.com/penoel/Bat-Detector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1816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Noel</dc:creator>
  <cp:keywords/>
  <dc:description/>
  <cp:lastModifiedBy>Irons, Stephen</cp:lastModifiedBy>
  <cp:revision>5</cp:revision>
  <dcterms:created xsi:type="dcterms:W3CDTF">2018-06-15T19:08:00Z</dcterms:created>
  <dcterms:modified xsi:type="dcterms:W3CDTF">2018-06-15T20:03:00Z</dcterms:modified>
</cp:coreProperties>
</file>